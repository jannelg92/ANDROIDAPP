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1087" w:rsidRDefault="00CE7F46">
      <w:r>
        <w:rPr>
          <w:noProof/>
        </w:rPr>
        <mc:AlternateContent>
          <mc:Choice Requires="wps">
            <w:drawing>
              <wp:anchor distT="36576" distB="36576" distL="36576" distR="36576" simplePos="0" relativeHeight="251654144" behindDoc="0" locked="0" layoutInCell="1" allowOverlap="1" wp14:anchorId="64173ADB" wp14:editId="6A39D5E6">
                <wp:simplePos x="0" y="0"/>
                <wp:positionH relativeFrom="page">
                  <wp:posOffset>588645</wp:posOffset>
                </wp:positionH>
                <wp:positionV relativeFrom="page">
                  <wp:posOffset>991307</wp:posOffset>
                </wp:positionV>
                <wp:extent cx="2617470" cy="8997950"/>
                <wp:effectExtent l="0" t="0" r="0" b="0"/>
                <wp:wrapNone/>
                <wp:docPr id="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2617470" cy="8997950"/>
                        </a:xfrm>
                        <a:prstGeom prst="rect">
                          <a:avLst/>
                        </a:prstGeom>
                        <a:solidFill>
                          <a:srgbClr val="99CC99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46.35pt;margin-top:78.05pt;width:206.1pt;height:708.5pt;z-index: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" fillcolor="#9c9" stroked="f" strokeweight="0" insetpen="t">
                <v:shadow color="#ccc"/>
                <o:lock v:ext="edit" shapetype="t"/>
                <v:textbox inset="2.88pt,2.88pt,2.88pt,2.88pt"/>
                <w10:wrap anchorx="page" anchory="page"/>
              </v:rect>
            </w:pict>
          </mc:Fallback>
        </mc:AlternateContent>
      </w:r>
      <w:r w:rsidR="00D923F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CFB970" wp14:editId="0709D236">
                <wp:simplePos x="0" y="0"/>
                <wp:positionH relativeFrom="page">
                  <wp:posOffset>716915</wp:posOffset>
                </wp:positionH>
                <wp:positionV relativeFrom="page">
                  <wp:posOffset>4114800</wp:posOffset>
                </wp:positionV>
                <wp:extent cx="2072640" cy="1184275"/>
                <wp:effectExtent l="2540" t="0" r="1270" b="0"/>
                <wp:wrapNone/>
                <wp:docPr id="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2640" cy="1184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4828" w:rsidRPr="002F5063" w:rsidRDefault="00B44828" w:rsidP="002F5063">
                            <w:pPr>
                              <w:pStyle w:val="Heading3"/>
                            </w:pPr>
                          </w:p>
                        </w:txbxContent>
                      </wps:txbx>
                      <wps:bodyPr rot="0" vert="horz" wrap="square" lIns="45720" tIns="45720" rIns="4572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56.45pt;margin-top:324pt;width:163.2pt;height:93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" filled="f" stroked="f">
                <v:textbox style="mso-fit-shape-to-text:t" inset="3.6pt,,3.6pt">
                  <w:txbxContent>
                    <w:p w:rsidR="00B44828" w:rsidRPr="002F5063" w:rsidRDefault="00B44828" w:rsidP="002F5063">
                      <w:pPr>
                        <w:pStyle w:val="Heading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3F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D210E6" wp14:editId="7BDF12A1">
                <wp:simplePos x="0" y="0"/>
                <wp:positionH relativeFrom="page">
                  <wp:posOffset>1361440</wp:posOffset>
                </wp:positionH>
                <wp:positionV relativeFrom="page">
                  <wp:posOffset>8582660</wp:posOffset>
                </wp:positionV>
                <wp:extent cx="924560" cy="504825"/>
                <wp:effectExtent l="0" t="635" r="0" b="0"/>
                <wp:wrapNone/>
                <wp:docPr id="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4560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34F88" w:rsidRPr="00FA5AAE" w:rsidRDefault="00D34F88" w:rsidP="00FA5AAE">
                            <w:pPr>
                              <w:rPr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none" lIns="36576" tIns="36576" rIns="36576" bIns="36576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27" type="#_x0000_t202" style="position:absolute;margin-left:107.2pt;margin-top:675.8pt;width:72.8pt;height:39.75pt;z-index:2516613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" filled="f" stroked="f" strokecolor="#333">
                <v:textbox style="mso-fit-shape-to-text:t" inset="2.88pt,2.88pt,2.88pt,2.88pt">
                  <w:txbxContent>
                    <w:p w:rsidR="00D34F88" w:rsidRPr="00FA5AAE" w:rsidRDefault="00D34F88" w:rsidP="00FA5AAE">
                      <w:pPr>
                        <w:rPr>
                          <w:szCs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3FF">
        <w:rPr>
          <w:noProof/>
        </w:rPr>
        <mc:AlternateContent>
          <mc:Choice Requires="wps">
            <w:drawing>
              <wp:anchor distT="36576" distB="36576" distL="36576" distR="36576" simplePos="0" relativeHeight="251658240" behindDoc="0" locked="0" layoutInCell="1" allowOverlap="1" wp14:anchorId="37DAAAD7" wp14:editId="5AD8D9CA">
                <wp:simplePos x="0" y="0"/>
                <wp:positionH relativeFrom="page">
                  <wp:posOffset>1261745</wp:posOffset>
                </wp:positionH>
                <wp:positionV relativeFrom="page">
                  <wp:posOffset>3314700</wp:posOffset>
                </wp:positionV>
                <wp:extent cx="5653405" cy="338455"/>
                <wp:effectExtent l="4445" t="0" r="0" b="4445"/>
                <wp:wrapNone/>
                <wp:docPr id="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5653405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44828" w:rsidRPr="00DA22FF" w:rsidRDefault="00821DF9" w:rsidP="009B1EB1">
                            <w:pPr>
                              <w:pStyle w:val="Heading2"/>
                            </w:pPr>
                            <w:r>
                              <w:t>Project Overview</w:t>
                            </w:r>
                          </w:p>
                        </w:txbxContent>
                      </wps:txbx>
                      <wps:bodyPr rot="0" vert="horz" wrap="square" lIns="36195" tIns="36195" rIns="36195" bIns="361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28" type="#_x0000_t202" style="position:absolute;margin-left:99.35pt;margin-top:261pt;width:445.15pt;height:26.65pt;z-index:251658240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" filled="f" stroked="f" strokeweight="0" insetpen="t">
                <o:lock v:ext="edit" shapetype="t"/>
                <v:textbox inset="2.85pt,2.85pt,2.85pt,2.85pt">
                  <w:txbxContent>
                    <w:p w:rsidR="00B44828" w:rsidRPr="00DA22FF" w:rsidRDefault="00821DF9" w:rsidP="009B1EB1">
                      <w:pPr>
                        <w:pStyle w:val="Heading2"/>
                      </w:pPr>
                      <w:r>
                        <w:t>Project Overview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3FF">
        <w:rPr>
          <w:noProof/>
        </w:rPr>
        <mc:AlternateContent>
          <mc:Choice Requires="wps">
            <w:drawing>
              <wp:anchor distT="36576" distB="36576" distL="36576" distR="36576" simplePos="0" relativeHeight="251657216" behindDoc="0" locked="0" layoutInCell="1" allowOverlap="1" wp14:anchorId="4C27F280" wp14:editId="338EE35B">
                <wp:simplePos x="0" y="0"/>
                <wp:positionH relativeFrom="page">
                  <wp:posOffset>1143000</wp:posOffset>
                </wp:positionH>
                <wp:positionV relativeFrom="page">
                  <wp:posOffset>3314700</wp:posOffset>
                </wp:positionV>
                <wp:extent cx="6057265" cy="285750"/>
                <wp:effectExtent l="0" t="0" r="635" b="0"/>
                <wp:wrapNone/>
                <wp:docPr id="5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6057265" cy="2857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0080"/>
                        </a:solidFill>
                        <a:ln>
                          <a:noFill/>
                        </a:ln>
                        <a:effectLst/>
                        <a:extLst/>
                      </wps:spPr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" o:spid="_x0000_s1026" style="position:absolute;margin-left:90pt;margin-top:261pt;width:476.95pt;height:22.5pt;z-index:25165721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" fillcolor="navy" stroked="f">
                <o:lock v:ext="edit" shapetype="t"/>
                <v:textbox inset="2.88pt,2.88pt,2.88pt,2.88pt"/>
                <w10:wrap anchorx="page" anchory="page"/>
              </v:roundrect>
            </w:pict>
          </mc:Fallback>
        </mc:AlternateContent>
      </w:r>
      <w:r w:rsidR="00CB77B4" w:rsidRPr="0011176B">
        <w:t xml:space="preserve"> </w:t>
      </w:r>
    </w:p>
    <w:p w:rsidR="00CE7F46" w:rsidRDefault="00D41EB4" w:rsidP="00BC70AE">
      <w:p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478AA570" wp14:editId="2CF989A3">
            <wp:simplePos x="0" y="0"/>
            <wp:positionH relativeFrom="column">
              <wp:posOffset>-430481</wp:posOffset>
            </wp:positionH>
            <wp:positionV relativeFrom="paragraph">
              <wp:posOffset>3334055</wp:posOffset>
            </wp:positionV>
            <wp:extent cx="2363190" cy="2238764"/>
            <wp:effectExtent l="19050" t="19050" r="18415" b="2857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gas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97" t="41179" r="20949"/>
                    <a:stretch/>
                  </pic:blipFill>
                  <pic:spPr bwMode="auto">
                    <a:xfrm>
                      <a:off x="0" y="0"/>
                      <a:ext cx="2413780" cy="2286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181" w:rsidRPr="00CE7F46">
        <w:rPr>
          <w:noProof/>
        </w:rPr>
        <mc:AlternateContent>
          <mc:Choice Requires="wps">
            <w:drawing>
              <wp:anchor distT="36576" distB="36576" distL="36576" distR="36576" simplePos="0" relativeHeight="251668480" behindDoc="0" locked="0" layoutInCell="1" allowOverlap="1" wp14:anchorId="3D4811AF" wp14:editId="10DB48F5">
                <wp:simplePos x="0" y="0"/>
                <wp:positionH relativeFrom="page">
                  <wp:posOffset>3375660</wp:posOffset>
                </wp:positionH>
                <wp:positionV relativeFrom="page">
                  <wp:posOffset>3931920</wp:posOffset>
                </wp:positionV>
                <wp:extent cx="3268980" cy="2914015"/>
                <wp:effectExtent l="0" t="0" r="7620" b="635"/>
                <wp:wrapNone/>
                <wp:docPr id="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3268980" cy="291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21DF9" w:rsidRDefault="00821DF9" w:rsidP="00DA22FF">
                            <w:pPr>
                              <w:pStyle w:val="listtext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Client Problem</w:t>
                            </w:r>
                          </w:p>
                          <w:p w:rsidR="001A5181" w:rsidRDefault="001A5181" w:rsidP="00DA22FF">
                            <w:pPr>
                              <w:pStyle w:val="listtext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Design and Functionality Source</w:t>
                            </w:r>
                          </w:p>
                          <w:p w:rsidR="00821DF9" w:rsidRDefault="00821DF9" w:rsidP="00DA22FF">
                            <w:pPr>
                              <w:pStyle w:val="listtext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Project Requirements: </w:t>
                            </w:r>
                          </w:p>
                          <w:p w:rsidR="00CE7F46" w:rsidRPr="00DB2402" w:rsidRDefault="00821DF9" w:rsidP="00821DF9">
                            <w:pPr>
                              <w:pStyle w:val="listtext"/>
                              <w:numPr>
                                <w:ilvl w:val="1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Interactive B</w:t>
                            </w:r>
                            <w:r w:rsidR="00CE7F46" w:rsidRPr="00DB2402">
                              <w:rPr>
                                <w:rFonts w:ascii="Times New Roman" w:hAnsi="Times New Roman" w:cs="Times New Roman"/>
                              </w:rPr>
                              <w:t xml:space="preserve">ase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M</w:t>
                            </w:r>
                            <w:r w:rsidR="00CE7F46" w:rsidRPr="00DB2402">
                              <w:rPr>
                                <w:rFonts w:ascii="Times New Roman" w:hAnsi="Times New Roman" w:cs="Times New Roman"/>
                              </w:rPr>
                              <w:t>ap</w:t>
                            </w:r>
                          </w:p>
                          <w:p w:rsidR="00821DF9" w:rsidRDefault="00821DF9" w:rsidP="00821DF9">
                            <w:pPr>
                              <w:pStyle w:val="listtext"/>
                              <w:numPr>
                                <w:ilvl w:val="1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County Layers Map</w:t>
                            </w:r>
                          </w:p>
                          <w:p w:rsidR="00DB2402" w:rsidRDefault="00CE7F46" w:rsidP="00821DF9">
                            <w:pPr>
                              <w:pStyle w:val="listtext"/>
                              <w:numPr>
                                <w:ilvl w:val="1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B2402">
                              <w:rPr>
                                <w:rFonts w:ascii="Times New Roman" w:hAnsi="Times New Roman" w:cs="Times New Roman"/>
                              </w:rPr>
                              <w:t xml:space="preserve">Database </w:t>
                            </w:r>
                            <w:r w:rsidR="00821DF9">
                              <w:rPr>
                                <w:rFonts w:ascii="Times New Roman" w:hAnsi="Times New Roman" w:cs="Times New Roman"/>
                              </w:rPr>
                              <w:t>Functionality</w:t>
                            </w:r>
                          </w:p>
                          <w:p w:rsidR="00CE7F46" w:rsidRPr="00DB2402" w:rsidRDefault="00CE7F46" w:rsidP="00821DF9">
                            <w:pPr>
                              <w:pStyle w:val="listtext"/>
                              <w:numPr>
                                <w:ilvl w:val="1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B2402">
                              <w:rPr>
                                <w:rFonts w:ascii="Times New Roman" w:hAnsi="Times New Roman" w:cs="Times New Roman"/>
                              </w:rPr>
                              <w:t xml:space="preserve">Drop </w:t>
                            </w:r>
                            <w:r w:rsidR="00821DF9">
                              <w:rPr>
                                <w:rFonts w:ascii="Times New Roman" w:hAnsi="Times New Roman" w:cs="Times New Roman"/>
                              </w:rPr>
                              <w:t>D</w:t>
                            </w:r>
                            <w:r w:rsidRPr="00DB2402">
                              <w:rPr>
                                <w:rFonts w:ascii="Times New Roman" w:hAnsi="Times New Roman" w:cs="Times New Roman"/>
                              </w:rPr>
                              <w:t xml:space="preserve">own </w:t>
                            </w:r>
                            <w:r w:rsidR="00821DF9">
                              <w:rPr>
                                <w:rFonts w:ascii="Times New Roman" w:hAnsi="Times New Roman" w:cs="Times New Roman"/>
                              </w:rPr>
                              <w:t>Menu</w:t>
                            </w:r>
                          </w:p>
                          <w:p w:rsidR="00821DF9" w:rsidRDefault="00821DF9" w:rsidP="00821DF9">
                            <w:pPr>
                              <w:pStyle w:val="listtext"/>
                              <w:numPr>
                                <w:ilvl w:val="1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Map for Each Species and All Species</w:t>
                            </w:r>
                          </w:p>
                          <w:p w:rsidR="00821DF9" w:rsidRDefault="00821DF9" w:rsidP="001A5181">
                            <w:pPr>
                              <w:pStyle w:val="listtext"/>
                              <w:numPr>
                                <w:ilvl w:val="2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Pop Ups and Show Data</w:t>
                            </w:r>
                          </w:p>
                          <w:p w:rsidR="00821DF9" w:rsidRDefault="00821DF9" w:rsidP="001A5181">
                            <w:pPr>
                              <w:pStyle w:val="listtext"/>
                              <w:numPr>
                                <w:ilvl w:val="2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Data Download Feature</w:t>
                            </w:r>
                          </w:p>
                          <w:p w:rsidR="00CE7F46" w:rsidRDefault="001A5181" w:rsidP="001A5181">
                            <w:pPr>
                              <w:pStyle w:val="listtext"/>
                              <w:numPr>
                                <w:ilvl w:val="2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T</w:t>
                            </w:r>
                            <w:r w:rsidR="00CE7F46" w:rsidRPr="00DB2402">
                              <w:rPr>
                                <w:rFonts w:ascii="Times New Roman" w:hAnsi="Times New Roman" w:cs="Times New Roman"/>
                              </w:rPr>
                              <w:t xml:space="preserve">ime Series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S</w:t>
                            </w:r>
                            <w:r w:rsidR="00CE7F46" w:rsidRPr="00DB2402">
                              <w:rPr>
                                <w:rFonts w:ascii="Times New Roman" w:hAnsi="Times New Roman" w:cs="Times New Roman"/>
                              </w:rPr>
                              <w:t xml:space="preserve">lider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D</w:t>
                            </w:r>
                            <w:r w:rsidR="00CE7F46" w:rsidRPr="00DB2402">
                              <w:rPr>
                                <w:rFonts w:ascii="Times New Roman" w:hAnsi="Times New Roman" w:cs="Times New Roman"/>
                              </w:rPr>
                              <w:t>isplay</w:t>
                            </w:r>
                          </w:p>
                        </w:txbxContent>
                      </wps:txbx>
                      <wps:bodyPr rot="0" vert="horz" wrap="square" lIns="36195" tIns="36195" rIns="36195" bIns="361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9" type="#_x0000_t202" style="position:absolute;margin-left:265.8pt;margin-top:309.6pt;width:257.4pt;height:229.45pt;z-index:251668480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" filled="f" stroked="f" strokeweight="0" insetpen="t">
                <o:lock v:ext="edit" shapetype="t"/>
                <v:textbox inset="2.85pt,2.85pt,2.85pt,2.85pt">
                  <w:txbxContent>
                    <w:p w:rsidR="00821DF9" w:rsidRDefault="00821DF9" w:rsidP="00DA22FF">
                      <w:pPr>
                        <w:pStyle w:val="listtext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Client Problem</w:t>
                      </w:r>
                    </w:p>
                    <w:p w:rsidR="001A5181" w:rsidRDefault="001A5181" w:rsidP="00DA22FF">
                      <w:pPr>
                        <w:pStyle w:val="listtext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Design and Functionality Source</w:t>
                      </w:r>
                    </w:p>
                    <w:p w:rsidR="00821DF9" w:rsidRDefault="00821DF9" w:rsidP="00DA22FF">
                      <w:pPr>
                        <w:pStyle w:val="listtext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Project Requirements: </w:t>
                      </w:r>
                    </w:p>
                    <w:p w:rsidR="00CE7F46" w:rsidRPr="00DB2402" w:rsidRDefault="00821DF9" w:rsidP="00821DF9">
                      <w:pPr>
                        <w:pStyle w:val="listtext"/>
                        <w:numPr>
                          <w:ilvl w:val="1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Interactive B</w:t>
                      </w:r>
                      <w:r w:rsidR="00CE7F46" w:rsidRPr="00DB2402">
                        <w:rPr>
                          <w:rFonts w:ascii="Times New Roman" w:hAnsi="Times New Roman" w:cs="Times New Roman"/>
                        </w:rPr>
                        <w:t xml:space="preserve">ase </w:t>
                      </w:r>
                      <w:r>
                        <w:rPr>
                          <w:rFonts w:ascii="Times New Roman" w:hAnsi="Times New Roman" w:cs="Times New Roman"/>
                        </w:rPr>
                        <w:t>M</w:t>
                      </w:r>
                      <w:r w:rsidR="00CE7F46" w:rsidRPr="00DB2402">
                        <w:rPr>
                          <w:rFonts w:ascii="Times New Roman" w:hAnsi="Times New Roman" w:cs="Times New Roman"/>
                        </w:rPr>
                        <w:t>ap</w:t>
                      </w:r>
                    </w:p>
                    <w:p w:rsidR="00821DF9" w:rsidRDefault="00821DF9" w:rsidP="00821DF9">
                      <w:pPr>
                        <w:pStyle w:val="listtext"/>
                        <w:numPr>
                          <w:ilvl w:val="1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County Layers Map</w:t>
                      </w:r>
                    </w:p>
                    <w:p w:rsidR="00DB2402" w:rsidRDefault="00CE7F46" w:rsidP="00821DF9">
                      <w:pPr>
                        <w:pStyle w:val="listtext"/>
                        <w:numPr>
                          <w:ilvl w:val="1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DB2402">
                        <w:rPr>
                          <w:rFonts w:ascii="Times New Roman" w:hAnsi="Times New Roman" w:cs="Times New Roman"/>
                        </w:rPr>
                        <w:t xml:space="preserve">Database </w:t>
                      </w:r>
                      <w:r w:rsidR="00821DF9">
                        <w:rPr>
                          <w:rFonts w:ascii="Times New Roman" w:hAnsi="Times New Roman" w:cs="Times New Roman"/>
                        </w:rPr>
                        <w:t>Functionality</w:t>
                      </w:r>
                    </w:p>
                    <w:p w:rsidR="00CE7F46" w:rsidRPr="00DB2402" w:rsidRDefault="00CE7F46" w:rsidP="00821DF9">
                      <w:pPr>
                        <w:pStyle w:val="listtext"/>
                        <w:numPr>
                          <w:ilvl w:val="1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DB2402">
                        <w:rPr>
                          <w:rFonts w:ascii="Times New Roman" w:hAnsi="Times New Roman" w:cs="Times New Roman"/>
                        </w:rPr>
                        <w:t xml:space="preserve">Drop </w:t>
                      </w:r>
                      <w:r w:rsidR="00821DF9">
                        <w:rPr>
                          <w:rFonts w:ascii="Times New Roman" w:hAnsi="Times New Roman" w:cs="Times New Roman"/>
                        </w:rPr>
                        <w:t>D</w:t>
                      </w:r>
                      <w:r w:rsidRPr="00DB2402">
                        <w:rPr>
                          <w:rFonts w:ascii="Times New Roman" w:hAnsi="Times New Roman" w:cs="Times New Roman"/>
                        </w:rPr>
                        <w:t xml:space="preserve">own </w:t>
                      </w:r>
                      <w:r w:rsidR="00821DF9">
                        <w:rPr>
                          <w:rFonts w:ascii="Times New Roman" w:hAnsi="Times New Roman" w:cs="Times New Roman"/>
                        </w:rPr>
                        <w:t>Menu</w:t>
                      </w:r>
                    </w:p>
                    <w:p w:rsidR="00821DF9" w:rsidRDefault="00821DF9" w:rsidP="00821DF9">
                      <w:pPr>
                        <w:pStyle w:val="listtext"/>
                        <w:numPr>
                          <w:ilvl w:val="1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Map for Each Species and All Species</w:t>
                      </w:r>
                    </w:p>
                    <w:p w:rsidR="00821DF9" w:rsidRDefault="00821DF9" w:rsidP="001A5181">
                      <w:pPr>
                        <w:pStyle w:val="listtext"/>
                        <w:numPr>
                          <w:ilvl w:val="2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Pop Ups and Show Data</w:t>
                      </w:r>
                    </w:p>
                    <w:p w:rsidR="00821DF9" w:rsidRDefault="00821DF9" w:rsidP="001A5181">
                      <w:pPr>
                        <w:pStyle w:val="listtext"/>
                        <w:numPr>
                          <w:ilvl w:val="2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Data Download Feature</w:t>
                      </w:r>
                    </w:p>
                    <w:p w:rsidR="00CE7F46" w:rsidRDefault="001A5181" w:rsidP="001A5181">
                      <w:pPr>
                        <w:pStyle w:val="listtext"/>
                        <w:numPr>
                          <w:ilvl w:val="2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T</w:t>
                      </w:r>
                      <w:r w:rsidR="00CE7F46" w:rsidRPr="00DB2402">
                        <w:rPr>
                          <w:rFonts w:ascii="Times New Roman" w:hAnsi="Times New Roman" w:cs="Times New Roman"/>
                        </w:rPr>
                        <w:t xml:space="preserve">ime Series </w:t>
                      </w:r>
                      <w:r>
                        <w:rPr>
                          <w:rFonts w:ascii="Times New Roman" w:hAnsi="Times New Roman" w:cs="Times New Roman"/>
                        </w:rPr>
                        <w:t>S</w:t>
                      </w:r>
                      <w:r w:rsidR="00CE7F46" w:rsidRPr="00DB2402">
                        <w:rPr>
                          <w:rFonts w:ascii="Times New Roman" w:hAnsi="Times New Roman" w:cs="Times New Roman"/>
                        </w:rPr>
                        <w:t xml:space="preserve">lider </w:t>
                      </w:r>
                      <w:r>
                        <w:rPr>
                          <w:rFonts w:ascii="Times New Roman" w:hAnsi="Times New Roman" w:cs="Times New Roman"/>
                        </w:rPr>
                        <w:t>D</w:t>
                      </w:r>
                      <w:r w:rsidR="00CE7F46" w:rsidRPr="00DB2402">
                        <w:rPr>
                          <w:rFonts w:ascii="Times New Roman" w:hAnsi="Times New Roman" w:cs="Times New Roman"/>
                        </w:rPr>
                        <w:t>isplay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7410B">
        <w:rPr>
          <w:noProof/>
        </w:rPr>
        <w:drawing>
          <wp:inline distT="0" distB="0" distL="0" distR="0" wp14:anchorId="7EBC5188" wp14:editId="1990C399">
            <wp:extent cx="1464658" cy="2103929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ga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658" cy="210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10B">
        <w:rPr>
          <w:noProof/>
        </w:rPr>
        <mc:AlternateContent>
          <mc:Choice Requires="wps">
            <w:drawing>
              <wp:anchor distT="36576" distB="36576" distL="36576" distR="36576" simplePos="0" relativeHeight="251656192" behindDoc="0" locked="0" layoutInCell="1" allowOverlap="1" wp14:anchorId="61AC7B5A" wp14:editId="3105236F">
                <wp:simplePos x="0" y="0"/>
                <wp:positionH relativeFrom="page">
                  <wp:posOffset>1143000</wp:posOffset>
                </wp:positionH>
                <wp:positionV relativeFrom="page">
                  <wp:posOffset>1572260</wp:posOffset>
                </wp:positionV>
                <wp:extent cx="5829300" cy="619125"/>
                <wp:effectExtent l="0" t="0" r="0" b="9525"/>
                <wp:wrapNone/>
                <wp:docPr id="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5829300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4589" w:rsidRPr="007B4A9B" w:rsidRDefault="00F91087" w:rsidP="007B4A9B">
                            <w:pPr>
                              <w:pStyle w:val="Heading1"/>
                            </w:pPr>
                            <w:r>
                              <w:t>Kissing</w:t>
                            </w:r>
                            <w:r w:rsidR="0057410B">
                              <w:t>b</w:t>
                            </w:r>
                            <w:r>
                              <w:t>ug.</w:t>
                            </w:r>
                            <w:r w:rsidR="00B80BA6">
                              <w:t>tamu.edu</w:t>
                            </w:r>
                          </w:p>
                        </w:txbxContent>
                      </wps:txbx>
                      <wps:bodyPr rot="0" vert="horz" wrap="square" lIns="36195" tIns="36195" rIns="36195" bIns="36195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0" type="#_x0000_t202" style="position:absolute;margin-left:90pt;margin-top:123.8pt;width:459pt;height:48.75pt;z-index:251656192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" filled="f" stroked="f" strokeweight="0" insetpen="t">
                <o:lock v:ext="edit" shapetype="t"/>
                <v:textbox style="mso-fit-shape-to-text:t" inset="2.85pt,2.85pt,2.85pt,2.85pt">
                  <w:txbxContent>
                    <w:p w:rsidR="00DC4589" w:rsidRPr="007B4A9B" w:rsidRDefault="00F91087" w:rsidP="007B4A9B">
                      <w:pPr>
                        <w:pStyle w:val="Heading1"/>
                      </w:pPr>
                      <w:r>
                        <w:t>Kissing</w:t>
                      </w:r>
                      <w:r w:rsidR="0057410B">
                        <w:t>b</w:t>
                      </w:r>
                      <w:r>
                        <w:t>ug.</w:t>
                      </w:r>
                      <w:r w:rsidR="00B80BA6">
                        <w:t>tamu.edu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C70AE" w:rsidRPr="00BC70A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092DA9" wp14:editId="30296F62">
                <wp:simplePos x="0" y="0"/>
                <wp:positionH relativeFrom="column">
                  <wp:posOffset>2155885</wp:posOffset>
                </wp:positionH>
                <wp:positionV relativeFrom="paragraph">
                  <wp:posOffset>6029864</wp:posOffset>
                </wp:positionV>
                <wp:extent cx="4028536" cy="1403985"/>
                <wp:effectExtent l="0" t="0" r="10160" b="2032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853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70AE" w:rsidRPr="00DB2402" w:rsidRDefault="00BC70AE" w:rsidP="00BC70AE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B2402">
                              <w:rPr>
                                <w:b/>
                                <w:sz w:val="24"/>
                                <w:szCs w:val="24"/>
                              </w:rPr>
                              <w:t>Logistics:</w:t>
                            </w:r>
                          </w:p>
                          <w:p w:rsidR="00BC70AE" w:rsidRPr="00DB2402" w:rsidRDefault="00BC70AE" w:rsidP="00BC70A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C70AE" w:rsidRPr="00DB2402" w:rsidRDefault="00BC70AE" w:rsidP="00BC70A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B2402">
                              <w:rPr>
                                <w:i/>
                                <w:sz w:val="24"/>
                                <w:szCs w:val="24"/>
                              </w:rPr>
                              <w:t>Weekly Meetings</w:t>
                            </w:r>
                            <w:r w:rsidRPr="00DB2402">
                              <w:rPr>
                                <w:sz w:val="24"/>
                                <w:szCs w:val="24"/>
                              </w:rPr>
                              <w:br/>
                              <w:t xml:space="preserve">Day: Wednesday </w:t>
                            </w:r>
                            <w:r w:rsidRPr="00DB2402">
                              <w:rPr>
                                <w:sz w:val="24"/>
                                <w:szCs w:val="24"/>
                              </w:rPr>
                              <w:br/>
                              <w:t xml:space="preserve">Time: 12:10 PM </w:t>
                            </w:r>
                            <w:r w:rsidRPr="00DB2402">
                              <w:rPr>
                                <w:sz w:val="24"/>
                                <w:szCs w:val="24"/>
                              </w:rPr>
                              <w:br/>
                              <w:t xml:space="preserve">Location: Veterinary Medical Research Building </w:t>
                            </w:r>
                            <w:r w:rsidRPr="00DB2402">
                              <w:rPr>
                                <w:sz w:val="24"/>
                                <w:szCs w:val="24"/>
                              </w:rPr>
                              <w:br/>
                            </w:r>
                          </w:p>
                          <w:p w:rsidR="00BC70AE" w:rsidRPr="00DB2402" w:rsidRDefault="00BC70AE" w:rsidP="00BC70AE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B2402">
                              <w:rPr>
                                <w:i/>
                                <w:sz w:val="24"/>
                                <w:szCs w:val="24"/>
                              </w:rPr>
                              <w:t>Timeline</w:t>
                            </w:r>
                            <w:r w:rsidRPr="00DB2402">
                              <w:rPr>
                                <w:sz w:val="24"/>
                                <w:szCs w:val="24"/>
                              </w:rPr>
                              <w:br/>
                              <w:t>8 weeks starting February 17 – April 22, 2014 (includes one week off for spring break)</w:t>
                            </w:r>
                            <w:r w:rsidRPr="00DB2402">
                              <w:rPr>
                                <w:sz w:val="24"/>
                                <w:szCs w:val="24"/>
                              </w:rPr>
                              <w:br/>
                            </w:r>
                          </w:p>
                          <w:p w:rsidR="00BC70AE" w:rsidRDefault="00BC70A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31" type="#_x0000_t202" style="position:absolute;margin-left:169.75pt;margin-top:474.8pt;width:317.2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">
                <v:textbox style="mso-fit-shape-to-text:t">
                  <w:txbxContent>
                    <w:p w:rsidR="00BC70AE" w:rsidRPr="00DB2402" w:rsidRDefault="00BC70AE" w:rsidP="00BC70AE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DB2402">
                        <w:rPr>
                          <w:b/>
                          <w:sz w:val="24"/>
                          <w:szCs w:val="24"/>
                        </w:rPr>
                        <w:t>Logistics:</w:t>
                      </w:r>
                    </w:p>
                    <w:p w:rsidR="00BC70AE" w:rsidRPr="00DB2402" w:rsidRDefault="00BC70AE" w:rsidP="00BC70AE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BC70AE" w:rsidRPr="00DB2402" w:rsidRDefault="00BC70AE" w:rsidP="00BC70AE">
                      <w:pPr>
                        <w:rPr>
                          <w:sz w:val="24"/>
                          <w:szCs w:val="24"/>
                        </w:rPr>
                      </w:pPr>
                      <w:r w:rsidRPr="00DB2402">
                        <w:rPr>
                          <w:i/>
                          <w:sz w:val="24"/>
                          <w:szCs w:val="24"/>
                        </w:rPr>
                        <w:t>Weekly Meetings</w:t>
                      </w:r>
                      <w:r w:rsidRPr="00DB2402">
                        <w:rPr>
                          <w:sz w:val="24"/>
                          <w:szCs w:val="24"/>
                        </w:rPr>
                        <w:br/>
                        <w:t xml:space="preserve">Day: Wednesday </w:t>
                      </w:r>
                      <w:r w:rsidRPr="00DB2402">
                        <w:rPr>
                          <w:sz w:val="24"/>
                          <w:szCs w:val="24"/>
                        </w:rPr>
                        <w:br/>
                        <w:t xml:space="preserve">Time: 12:10 PM </w:t>
                      </w:r>
                      <w:r w:rsidRPr="00DB2402">
                        <w:rPr>
                          <w:sz w:val="24"/>
                          <w:szCs w:val="24"/>
                        </w:rPr>
                        <w:br/>
                        <w:t xml:space="preserve">Location: Veterinary Medical Research Building </w:t>
                      </w:r>
                      <w:r w:rsidRPr="00DB2402">
                        <w:rPr>
                          <w:sz w:val="24"/>
                          <w:szCs w:val="24"/>
                        </w:rPr>
                        <w:br/>
                      </w:r>
                    </w:p>
                    <w:p w:rsidR="00BC70AE" w:rsidRPr="00DB2402" w:rsidRDefault="00BC70AE" w:rsidP="00BC70AE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DB2402">
                        <w:rPr>
                          <w:i/>
                          <w:sz w:val="24"/>
                          <w:szCs w:val="24"/>
                        </w:rPr>
                        <w:t>Timeline</w:t>
                      </w:r>
                      <w:r w:rsidRPr="00DB2402">
                        <w:rPr>
                          <w:sz w:val="24"/>
                          <w:szCs w:val="24"/>
                        </w:rPr>
                        <w:br/>
                        <w:t>8 weeks starting February 17 – April 22, 2014 (includes one week off for spring break)</w:t>
                      </w:r>
                      <w:r w:rsidRPr="00DB2402">
                        <w:rPr>
                          <w:sz w:val="24"/>
                          <w:szCs w:val="24"/>
                        </w:rPr>
                        <w:br/>
                      </w:r>
                    </w:p>
                    <w:p w:rsidR="00BC70AE" w:rsidRDefault="00BC70AE"/>
                  </w:txbxContent>
                </v:textbox>
              </v:shape>
            </w:pict>
          </mc:Fallback>
        </mc:AlternateContent>
      </w:r>
      <w:r w:rsidR="00CE7F46">
        <w:rPr>
          <w:noProof/>
        </w:rPr>
        <mc:AlternateContent>
          <mc:Choice Requires="wps">
            <w:drawing>
              <wp:anchor distT="36576" distB="36576" distL="36576" distR="36576" simplePos="0" relativeHeight="251655168" behindDoc="0" locked="0" layoutInCell="1" allowOverlap="1" wp14:anchorId="40A2C4EA" wp14:editId="3F691555">
                <wp:simplePos x="0" y="0"/>
                <wp:positionH relativeFrom="page">
                  <wp:posOffset>885825</wp:posOffset>
                </wp:positionH>
                <wp:positionV relativeFrom="page">
                  <wp:posOffset>1151255</wp:posOffset>
                </wp:positionV>
                <wp:extent cx="4229100" cy="1752600"/>
                <wp:effectExtent l="0" t="0" r="0" b="0"/>
                <wp:wrapNone/>
                <wp:docPr id="3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4229100" cy="17526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11FD1" w:rsidRDefault="00F11FD1" w:rsidP="00F11FD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" o:spid="_x0000_s1031" style="position:absolute;margin-left:69.75pt;margin-top:90.65pt;width:333pt;height:138pt;z-index: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" stroked="f" strokeweight="0" insetpen="t">
                <v:shadow color="#ccc"/>
                <o:lock v:ext="edit" shapetype="t"/>
                <v:textbox inset="2.88pt,2.88pt,2.88pt,2.88pt">
                  <w:txbxContent>
                    <w:p w:rsidR="00F11FD1" w:rsidRDefault="00F11FD1" w:rsidP="00F11FD1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  <w:r w:rsidR="00CE7F46" w:rsidRPr="00CE7F46">
        <w:rPr>
          <w:noProof/>
          <w:sz w:val="28"/>
          <w:szCs w:val="28"/>
        </w:rPr>
        <w:t xml:space="preserve"> </w:t>
      </w:r>
      <w:r w:rsidR="00CE7F46" w:rsidRPr="00CE7F4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 wp14:anchorId="3D642CEE" wp14:editId="471C7223">
                <wp:simplePos x="0" y="0"/>
                <wp:positionH relativeFrom="margin">
                  <wp:posOffset>-172085</wp:posOffset>
                </wp:positionH>
                <wp:positionV relativeFrom="page">
                  <wp:posOffset>7215505</wp:posOffset>
                </wp:positionV>
                <wp:extent cx="1833880" cy="2640330"/>
                <wp:effectExtent l="0" t="3175" r="0" b="0"/>
                <wp:wrapSquare wrapText="bothSides"/>
                <wp:docPr id="30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833880" cy="264033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solidFill>
                          <a:srgbClr val="000080"/>
                        </a:solidFill>
                        <a:extLst/>
                      </wps:spPr>
                      <wps:txbx>
                        <w:txbxContent>
                          <w:p w:rsidR="00CE7F46" w:rsidRDefault="00CE7F46">
                            <w:pPr>
                              <w:spacing w:line="288" w:lineRule="aut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D2DFEE" w:themeColor="accent1" w:themeTint="4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D2DFEE" w:themeColor="accent1" w:themeTint="40"/>
                                <w:sz w:val="28"/>
                                <w:szCs w:val="28"/>
                              </w:rPr>
                              <w:t>Yolanda McDonald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D2DFEE" w:themeColor="accent1" w:themeTint="40"/>
                                <w:sz w:val="28"/>
                                <w:szCs w:val="28"/>
                              </w:rPr>
                              <w:br/>
                              <w:t xml:space="preserve">Rachel Curtis 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D2DFEE" w:themeColor="accent1" w:themeTint="40"/>
                                <w:sz w:val="28"/>
                                <w:szCs w:val="28"/>
                              </w:rPr>
                              <w:br/>
                              <w:t>Jannel Gonzales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AutoShape 2" o:spid="_x0000_s1033" type="#_x0000_t186" style="position:absolute;margin-left:-13.55pt;margin-top:568.15pt;width:144.4pt;height:207.9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" o:allowincell="f" filled="t" fillcolor="navy" stroked="f">
                <v:textbox>
                  <w:txbxContent>
                    <w:p w:rsidR="00CE7F46" w:rsidRDefault="00CE7F46">
                      <w:pPr>
                        <w:spacing w:line="288" w:lineRule="auto"/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D2DFEE" w:themeColor="accent1" w:themeTint="40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D2DFEE" w:themeColor="accent1" w:themeTint="40"/>
                          <w:sz w:val="28"/>
                          <w:szCs w:val="28"/>
                        </w:rPr>
                        <w:t>Yolanda McDonald</w:t>
                      </w: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D2DFEE" w:themeColor="accent1" w:themeTint="40"/>
                          <w:sz w:val="28"/>
                          <w:szCs w:val="28"/>
                        </w:rPr>
                        <w:br/>
                        <w:t xml:space="preserve">Rachel Curtis </w:t>
                      </w: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D2DFEE" w:themeColor="accent1" w:themeTint="40"/>
                          <w:sz w:val="28"/>
                          <w:szCs w:val="28"/>
                        </w:rPr>
                        <w:br/>
                      </w: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D2DFEE" w:themeColor="accent1" w:themeTint="40"/>
                          <w:sz w:val="28"/>
                          <w:szCs w:val="28"/>
                        </w:rPr>
                        <w:t>Jannel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D2DFEE" w:themeColor="accent1" w:themeTint="40"/>
                          <w:sz w:val="28"/>
                          <w:szCs w:val="28"/>
                        </w:rPr>
                        <w:t xml:space="preserve"> Gonzales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CE7F46" w:rsidRPr="00CE7F46">
        <w:rPr>
          <w:sz w:val="28"/>
          <w:szCs w:val="28"/>
        </w:rPr>
        <w:br w:type="page"/>
      </w:r>
    </w:p>
    <w:p w:rsidR="00DB2402" w:rsidRPr="00A671AF" w:rsidRDefault="00A671AF" w:rsidP="00CE7F46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Client </w:t>
      </w:r>
      <w:r w:rsidRPr="00A671AF">
        <w:rPr>
          <w:b/>
          <w:sz w:val="24"/>
          <w:szCs w:val="24"/>
        </w:rPr>
        <w:t xml:space="preserve">Problem: </w:t>
      </w:r>
      <w:r>
        <w:rPr>
          <w:sz w:val="24"/>
          <w:szCs w:val="24"/>
        </w:rPr>
        <w:t xml:space="preserve">Currently, the Chagas research group at TAMU does not have an interactive map that can be used by the public to access information about the presence of kissing bugs in Texas. </w:t>
      </w:r>
      <w:r w:rsidR="00244D68">
        <w:rPr>
          <w:sz w:val="24"/>
          <w:szCs w:val="24"/>
        </w:rPr>
        <w:t xml:space="preserve">Due to the large number of kissing bugs submitted to the lab by the general public, the lab would like to establish a site where submitters can see the role that their submissions play in Chagas research throughout Texas.  </w:t>
      </w:r>
      <w:r>
        <w:rPr>
          <w:sz w:val="24"/>
          <w:szCs w:val="24"/>
        </w:rPr>
        <w:t>The interactive map will be at the county-level</w:t>
      </w:r>
      <w:r w:rsidR="00244D68">
        <w:rPr>
          <w:sz w:val="24"/>
          <w:szCs w:val="24"/>
        </w:rPr>
        <w:t>,</w:t>
      </w:r>
      <w:r>
        <w:rPr>
          <w:sz w:val="24"/>
          <w:szCs w:val="24"/>
        </w:rPr>
        <w:t xml:space="preserve"> and it will have the number of kissing bugs found by type of bug, location (county), and </w:t>
      </w:r>
      <w:r w:rsidR="00F40B06">
        <w:rPr>
          <w:sz w:val="24"/>
          <w:szCs w:val="24"/>
        </w:rPr>
        <w:t xml:space="preserve">the tested and </w:t>
      </w:r>
      <w:r>
        <w:rPr>
          <w:sz w:val="24"/>
          <w:szCs w:val="24"/>
        </w:rPr>
        <w:t xml:space="preserve">infected status. It will </w:t>
      </w:r>
      <w:r w:rsidR="00B713E6">
        <w:rPr>
          <w:sz w:val="24"/>
          <w:szCs w:val="24"/>
        </w:rPr>
        <w:t xml:space="preserve">be </w:t>
      </w:r>
      <w:r>
        <w:rPr>
          <w:sz w:val="24"/>
          <w:szCs w:val="24"/>
        </w:rPr>
        <w:t xml:space="preserve">updated </w:t>
      </w:r>
      <w:r w:rsidR="00E85C75">
        <w:rPr>
          <w:sz w:val="24"/>
          <w:szCs w:val="24"/>
        </w:rPr>
        <w:t>monthly</w:t>
      </w:r>
      <w:r>
        <w:rPr>
          <w:sz w:val="24"/>
          <w:szCs w:val="24"/>
        </w:rPr>
        <w:t>, as well as contain user-defined time intervals to search kissing bugs status.</w:t>
      </w:r>
    </w:p>
    <w:p w:rsidR="00DB2402" w:rsidRDefault="00DB2402" w:rsidP="00CE7F46">
      <w:pPr>
        <w:rPr>
          <w:b/>
          <w:sz w:val="24"/>
          <w:szCs w:val="24"/>
        </w:rPr>
      </w:pPr>
    </w:p>
    <w:p w:rsidR="003C68DC" w:rsidRDefault="003C68DC" w:rsidP="00CE7F4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Design and Functionality to be based up </w:t>
      </w:r>
      <w:hyperlink r:id="rId8" w:history="1">
        <w:r w:rsidRPr="003C68DC">
          <w:rPr>
            <w:rStyle w:val="Hyperlink"/>
            <w:b/>
            <w:sz w:val="24"/>
            <w:szCs w:val="24"/>
          </w:rPr>
          <w:t>http://soilmoisture.tamu.edu/Data/Map/</w:t>
        </w:r>
      </w:hyperlink>
    </w:p>
    <w:p w:rsidR="003C68DC" w:rsidRDefault="003C68DC" w:rsidP="00CE7F46">
      <w:pPr>
        <w:rPr>
          <w:b/>
          <w:sz w:val="24"/>
          <w:szCs w:val="24"/>
        </w:rPr>
      </w:pPr>
    </w:p>
    <w:p w:rsidR="00CE7F46" w:rsidRPr="00DB2402" w:rsidRDefault="00BC70AE" w:rsidP="00CE7F46">
      <w:pPr>
        <w:rPr>
          <w:b/>
          <w:sz w:val="24"/>
          <w:szCs w:val="24"/>
        </w:rPr>
      </w:pPr>
      <w:r w:rsidRPr="00DB2402">
        <w:rPr>
          <w:b/>
          <w:sz w:val="24"/>
          <w:szCs w:val="24"/>
        </w:rPr>
        <w:t xml:space="preserve">Project </w:t>
      </w:r>
      <w:r w:rsidR="00CE7F46" w:rsidRPr="00DB2402">
        <w:rPr>
          <w:b/>
          <w:sz w:val="24"/>
          <w:szCs w:val="24"/>
        </w:rPr>
        <w:t>Requirements:</w:t>
      </w:r>
    </w:p>
    <w:p w:rsidR="00CE7F46" w:rsidRPr="00DB2402" w:rsidRDefault="002D3789" w:rsidP="00CE7F46">
      <w:pPr>
        <w:rPr>
          <w:sz w:val="24"/>
          <w:szCs w:val="24"/>
        </w:rPr>
      </w:pPr>
      <w:r w:rsidRPr="00DB2402">
        <w:rPr>
          <w:b/>
          <w:sz w:val="24"/>
          <w:szCs w:val="24"/>
        </w:rPr>
        <w:t xml:space="preserve">Step </w:t>
      </w:r>
      <w:r w:rsidR="001D6121" w:rsidRPr="00DB2402">
        <w:rPr>
          <w:b/>
          <w:sz w:val="24"/>
          <w:szCs w:val="24"/>
        </w:rPr>
        <w:t>1</w:t>
      </w:r>
      <w:r w:rsidR="001D6121" w:rsidRPr="00DB2402">
        <w:rPr>
          <w:sz w:val="24"/>
          <w:szCs w:val="24"/>
        </w:rPr>
        <w:t xml:space="preserve"> -</w:t>
      </w:r>
      <w:r w:rsidR="00F91087" w:rsidRPr="00DB2402">
        <w:rPr>
          <w:sz w:val="24"/>
          <w:szCs w:val="24"/>
        </w:rPr>
        <w:t xml:space="preserve"> Set up</w:t>
      </w:r>
      <w:r w:rsidR="00D923FF" w:rsidRPr="00DB2402">
        <w:rPr>
          <w:sz w:val="24"/>
          <w:szCs w:val="24"/>
        </w:rPr>
        <w:t xml:space="preserve"> </w:t>
      </w:r>
      <w:r w:rsidR="00CE7F46" w:rsidRPr="00DB2402">
        <w:rPr>
          <w:sz w:val="24"/>
          <w:szCs w:val="24"/>
        </w:rPr>
        <w:t xml:space="preserve">interactive map, center point </w:t>
      </w:r>
      <w:r w:rsidR="00E543A6" w:rsidRPr="00DB2402">
        <w:rPr>
          <w:sz w:val="24"/>
          <w:szCs w:val="24"/>
        </w:rPr>
        <w:t xml:space="preserve">of the state is </w:t>
      </w:r>
      <w:r w:rsidR="00CE7F46" w:rsidRPr="00DB2402">
        <w:rPr>
          <w:sz w:val="24"/>
          <w:szCs w:val="24"/>
        </w:rPr>
        <w:t>McCulloch County</w:t>
      </w:r>
      <w:r w:rsidR="00E543A6" w:rsidRPr="00DB2402">
        <w:rPr>
          <w:sz w:val="24"/>
          <w:szCs w:val="24"/>
        </w:rPr>
        <w:t xml:space="preserve">. The center point of this county is </w:t>
      </w:r>
      <w:r w:rsidR="00CE7F46" w:rsidRPr="00DB2402">
        <w:rPr>
          <w:sz w:val="24"/>
          <w:szCs w:val="24"/>
        </w:rPr>
        <w:t>31.221836, -99.374622</w:t>
      </w:r>
      <w:r w:rsidR="00E543A6" w:rsidRPr="00DB2402">
        <w:rPr>
          <w:sz w:val="24"/>
          <w:szCs w:val="24"/>
        </w:rPr>
        <w:t>.</w:t>
      </w:r>
    </w:p>
    <w:p w:rsidR="00BC70AE" w:rsidRPr="00DB2402" w:rsidRDefault="00BC70AE" w:rsidP="00CE7F46">
      <w:pPr>
        <w:rPr>
          <w:sz w:val="24"/>
          <w:szCs w:val="24"/>
        </w:rPr>
      </w:pPr>
    </w:p>
    <w:p w:rsidR="00BC70AE" w:rsidRPr="00DB2402" w:rsidRDefault="00BC70AE" w:rsidP="00CE7F46">
      <w:pPr>
        <w:rPr>
          <w:sz w:val="24"/>
          <w:szCs w:val="24"/>
        </w:rPr>
      </w:pPr>
      <w:r w:rsidRPr="00DB2402">
        <w:rPr>
          <w:sz w:val="24"/>
          <w:szCs w:val="24"/>
        </w:rPr>
        <w:t xml:space="preserve">Use google maps base map, </w:t>
      </w:r>
      <w:r w:rsidR="00E543A6" w:rsidRPr="00DB2402">
        <w:rPr>
          <w:sz w:val="24"/>
          <w:szCs w:val="24"/>
        </w:rPr>
        <w:t xml:space="preserve">keep </w:t>
      </w:r>
      <w:r w:rsidR="00244D68">
        <w:rPr>
          <w:sz w:val="24"/>
          <w:szCs w:val="24"/>
        </w:rPr>
        <w:t>s</w:t>
      </w:r>
      <w:r w:rsidRPr="00DB2402">
        <w:rPr>
          <w:sz w:val="24"/>
          <w:szCs w:val="24"/>
        </w:rPr>
        <w:t>ites</w:t>
      </w:r>
      <w:r w:rsidR="00E543A6" w:rsidRPr="00DB2402">
        <w:rPr>
          <w:sz w:val="24"/>
          <w:szCs w:val="24"/>
        </w:rPr>
        <w:t xml:space="preserve"> that appear when centered on McCulloch County</w:t>
      </w:r>
    </w:p>
    <w:p w:rsidR="00BC70AE" w:rsidRDefault="00BC70AE" w:rsidP="00CE7F46">
      <w:pPr>
        <w:rPr>
          <w:sz w:val="28"/>
          <w:szCs w:val="28"/>
        </w:rPr>
      </w:pPr>
    </w:p>
    <w:p w:rsidR="00BC70AE" w:rsidRDefault="00BC70AE" w:rsidP="00CE7F46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DDD3F1" wp14:editId="541897CC">
                <wp:simplePos x="0" y="0"/>
                <wp:positionH relativeFrom="column">
                  <wp:posOffset>1962509</wp:posOffset>
                </wp:positionH>
                <wp:positionV relativeFrom="paragraph">
                  <wp:posOffset>2292758</wp:posOffset>
                </wp:positionV>
                <wp:extent cx="1397300" cy="1112796"/>
                <wp:effectExtent l="0" t="0" r="12700" b="1143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300" cy="11127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54.55pt;margin-top:180.55pt;width:110pt;height:87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E843F61" wp14:editId="42805703">
            <wp:extent cx="5486400" cy="455265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0AE" w:rsidRDefault="00BC70AE" w:rsidP="00CE7F46">
      <w:pPr>
        <w:rPr>
          <w:sz w:val="28"/>
          <w:szCs w:val="28"/>
        </w:rPr>
      </w:pPr>
    </w:p>
    <w:p w:rsidR="002D3789" w:rsidRDefault="00F91087" w:rsidP="00CE7F4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E543A6" w:rsidRDefault="00E543A6" w:rsidP="00CE7F46">
      <w:pPr>
        <w:rPr>
          <w:sz w:val="28"/>
          <w:szCs w:val="28"/>
        </w:rPr>
      </w:pPr>
    </w:p>
    <w:p w:rsidR="00E543A6" w:rsidRPr="00DB2402" w:rsidRDefault="00E543A6" w:rsidP="00CE7F46">
      <w:pPr>
        <w:rPr>
          <w:sz w:val="24"/>
          <w:szCs w:val="24"/>
        </w:rPr>
      </w:pPr>
      <w:r w:rsidRPr="00DB2402">
        <w:rPr>
          <w:sz w:val="24"/>
          <w:szCs w:val="24"/>
        </w:rPr>
        <w:t>The “DEFAULT LOADED” MAP will display choropleth map of ALL species types by county</w:t>
      </w:r>
      <w:r w:rsidR="00E12583">
        <w:rPr>
          <w:sz w:val="24"/>
          <w:szCs w:val="24"/>
        </w:rPr>
        <w:t>, cumulative counts</w:t>
      </w:r>
    </w:p>
    <w:p w:rsidR="00E543A6" w:rsidRDefault="00E543A6" w:rsidP="00CE7F46">
      <w:pPr>
        <w:rPr>
          <w:sz w:val="28"/>
          <w:szCs w:val="28"/>
        </w:rPr>
      </w:pPr>
    </w:p>
    <w:p w:rsidR="00E543A6" w:rsidRDefault="00E543A6" w:rsidP="00CE7F46">
      <w:pPr>
        <w:rPr>
          <w:sz w:val="28"/>
          <w:szCs w:val="28"/>
        </w:rPr>
      </w:pPr>
    </w:p>
    <w:p w:rsidR="002D3789" w:rsidRPr="00DB2402" w:rsidRDefault="002D3789" w:rsidP="00CE7F46">
      <w:pPr>
        <w:rPr>
          <w:sz w:val="24"/>
          <w:szCs w:val="24"/>
        </w:rPr>
      </w:pPr>
      <w:r w:rsidRPr="00DB2402">
        <w:rPr>
          <w:b/>
          <w:sz w:val="24"/>
          <w:szCs w:val="24"/>
        </w:rPr>
        <w:t>Step 2</w:t>
      </w:r>
      <w:r w:rsidRPr="00DB2402">
        <w:rPr>
          <w:sz w:val="24"/>
          <w:szCs w:val="24"/>
        </w:rPr>
        <w:t xml:space="preserve"> - Add a </w:t>
      </w:r>
      <w:r w:rsidR="00211AAF" w:rsidRPr="00DB2402">
        <w:rPr>
          <w:sz w:val="24"/>
          <w:szCs w:val="24"/>
        </w:rPr>
        <w:t xml:space="preserve">counties polygon layer </w:t>
      </w:r>
      <w:r w:rsidRPr="00DB2402">
        <w:rPr>
          <w:sz w:val="24"/>
          <w:szCs w:val="24"/>
        </w:rPr>
        <w:t>to the base map</w:t>
      </w:r>
      <w:r w:rsidR="004514D6">
        <w:rPr>
          <w:sz w:val="24"/>
          <w:szCs w:val="24"/>
        </w:rPr>
        <w:t xml:space="preserve"> </w:t>
      </w:r>
      <w:r w:rsidR="00454ED3" w:rsidRPr="00DB2402">
        <w:rPr>
          <w:sz w:val="24"/>
          <w:szCs w:val="24"/>
        </w:rPr>
        <w:t>source: TIGER shapefile, will need to make projection match googlemaps, most likely Texas Centric</w:t>
      </w:r>
    </w:p>
    <w:p w:rsidR="002D3789" w:rsidRDefault="002D3789" w:rsidP="00CE7F46">
      <w:pPr>
        <w:rPr>
          <w:sz w:val="28"/>
          <w:szCs w:val="28"/>
        </w:rPr>
      </w:pPr>
    </w:p>
    <w:p w:rsidR="002D3789" w:rsidRDefault="002D3789" w:rsidP="00CE7F46">
      <w:pPr>
        <w:rPr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8B7A1E0" wp14:editId="27C9DA47">
            <wp:extent cx="4572000" cy="4416425"/>
            <wp:effectExtent l="0" t="0" r="0" b="3175"/>
            <wp:docPr id="17" name="Picture 17" descr="http://www.myonlinemaps.com/images/texas-county-ma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myonlinemaps.com/images/texas-county-map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DB2402" w:rsidRDefault="00DB2402" w:rsidP="00CE7F46">
      <w:pPr>
        <w:rPr>
          <w:b/>
          <w:sz w:val="28"/>
          <w:szCs w:val="28"/>
        </w:rPr>
      </w:pPr>
    </w:p>
    <w:p w:rsidR="00DB2402" w:rsidRDefault="00DB2402" w:rsidP="00CE7F46">
      <w:pPr>
        <w:rPr>
          <w:b/>
          <w:sz w:val="28"/>
          <w:szCs w:val="28"/>
        </w:rPr>
      </w:pPr>
    </w:p>
    <w:p w:rsidR="00DB2402" w:rsidRDefault="00DB2402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A14B6B" w:rsidRPr="00DB2402" w:rsidRDefault="00454ED3" w:rsidP="00CE7F46">
      <w:pPr>
        <w:rPr>
          <w:sz w:val="24"/>
          <w:szCs w:val="24"/>
        </w:rPr>
      </w:pPr>
      <w:r w:rsidRPr="00DB2402">
        <w:rPr>
          <w:b/>
          <w:sz w:val="24"/>
          <w:szCs w:val="24"/>
        </w:rPr>
        <w:t>Step 3</w:t>
      </w:r>
      <w:r w:rsidRPr="00DB2402">
        <w:rPr>
          <w:sz w:val="24"/>
          <w:szCs w:val="24"/>
        </w:rPr>
        <w:t xml:space="preserve"> – </w:t>
      </w:r>
      <w:r w:rsidR="00A14B6B" w:rsidRPr="00DB2402">
        <w:rPr>
          <w:sz w:val="24"/>
          <w:szCs w:val="24"/>
        </w:rPr>
        <w:t xml:space="preserve">Import </w:t>
      </w:r>
      <w:r w:rsidR="005D7A8E">
        <w:rPr>
          <w:sz w:val="24"/>
          <w:szCs w:val="24"/>
        </w:rPr>
        <w:t>monthly</w:t>
      </w:r>
      <w:r w:rsidR="00A14B6B" w:rsidRPr="00DB2402">
        <w:rPr>
          <w:sz w:val="24"/>
          <w:szCs w:val="24"/>
        </w:rPr>
        <w:t xml:space="preserve"> file of the following variables: bug id, unique id, species, month, year, county, and infected status</w:t>
      </w:r>
    </w:p>
    <w:p w:rsidR="00A14B6B" w:rsidRDefault="00A14B6B" w:rsidP="00CE7F46">
      <w:pPr>
        <w:rPr>
          <w:sz w:val="28"/>
          <w:szCs w:val="28"/>
        </w:rPr>
      </w:pPr>
    </w:p>
    <w:p w:rsidR="00A14B6B" w:rsidRDefault="005D7A8E" w:rsidP="00CE7F46">
      <w:pPr>
        <w:rPr>
          <w:sz w:val="28"/>
          <w:szCs w:val="28"/>
        </w:rPr>
      </w:pPr>
      <w:r w:rsidRPr="005D7A8E">
        <w:rPr>
          <w:noProof/>
        </w:rPr>
        <w:drawing>
          <wp:inline distT="0" distB="0" distL="0" distR="0" wp14:anchorId="0EE2EF4F" wp14:editId="330365A5">
            <wp:extent cx="5486400" cy="47257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2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3A6" w:rsidRDefault="00E543A6" w:rsidP="00CE7F46">
      <w:pPr>
        <w:rPr>
          <w:b/>
          <w:sz w:val="28"/>
          <w:szCs w:val="28"/>
        </w:rPr>
      </w:pPr>
    </w:p>
    <w:p w:rsidR="00E543A6" w:rsidRPr="001A5181" w:rsidRDefault="001A5181" w:rsidP="00CE7F46">
      <w:pPr>
        <w:rPr>
          <w:sz w:val="24"/>
          <w:szCs w:val="24"/>
        </w:rPr>
      </w:pPr>
      <w:r>
        <w:rPr>
          <w:sz w:val="24"/>
          <w:szCs w:val="24"/>
        </w:rPr>
        <w:t xml:space="preserve">The database will be created and maintained by Rachel Curtis. </w:t>
      </w:r>
    </w:p>
    <w:p w:rsidR="00E543A6" w:rsidRDefault="00E543A6" w:rsidP="00CE7F46">
      <w:pPr>
        <w:rPr>
          <w:b/>
          <w:sz w:val="28"/>
          <w:szCs w:val="28"/>
        </w:rPr>
      </w:pPr>
    </w:p>
    <w:p w:rsidR="005D7A8E" w:rsidRPr="005D7A8E" w:rsidRDefault="005D7A8E" w:rsidP="00CE7F46">
      <w:pPr>
        <w:rPr>
          <w:b/>
          <w:sz w:val="24"/>
          <w:szCs w:val="24"/>
        </w:rPr>
      </w:pPr>
      <w:r w:rsidRPr="005D7A8E">
        <w:rPr>
          <w:b/>
          <w:sz w:val="24"/>
          <w:szCs w:val="24"/>
        </w:rPr>
        <w:t>Data upload requirements/Special Notes:</w:t>
      </w:r>
    </w:p>
    <w:p w:rsidR="005D7A8E" w:rsidRPr="005D7A8E" w:rsidRDefault="005D7A8E" w:rsidP="00CE7F46">
      <w:pPr>
        <w:rPr>
          <w:sz w:val="24"/>
          <w:szCs w:val="24"/>
        </w:rPr>
      </w:pPr>
      <w:r>
        <w:rPr>
          <w:sz w:val="24"/>
          <w:szCs w:val="24"/>
        </w:rPr>
        <w:t xml:space="preserve">The code will need to eliminate any rows that have missing data in any of the eight (8) columns. All species designated as ‘nymph’ will need to be deleted. </w:t>
      </w: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BC70AE" w:rsidRPr="00AC62D3" w:rsidRDefault="00A14B6B" w:rsidP="00CE7F46">
      <w:pPr>
        <w:rPr>
          <w:sz w:val="24"/>
          <w:szCs w:val="24"/>
        </w:rPr>
      </w:pPr>
      <w:r w:rsidRPr="00AC62D3">
        <w:rPr>
          <w:b/>
          <w:sz w:val="24"/>
          <w:szCs w:val="24"/>
        </w:rPr>
        <w:lastRenderedPageBreak/>
        <w:t>Step 4</w:t>
      </w:r>
      <w:r w:rsidRPr="00AC62D3">
        <w:rPr>
          <w:sz w:val="24"/>
          <w:szCs w:val="24"/>
        </w:rPr>
        <w:t xml:space="preserve"> </w:t>
      </w:r>
      <w:r w:rsidR="00BC70AE" w:rsidRPr="00AC62D3">
        <w:rPr>
          <w:sz w:val="24"/>
          <w:szCs w:val="24"/>
        </w:rPr>
        <w:t>–</w:t>
      </w:r>
      <w:r w:rsidRPr="00AC62D3">
        <w:rPr>
          <w:sz w:val="24"/>
          <w:szCs w:val="24"/>
        </w:rPr>
        <w:t xml:space="preserve"> </w:t>
      </w:r>
      <w:r w:rsidR="00BC70AE" w:rsidRPr="00AC62D3">
        <w:rPr>
          <w:sz w:val="24"/>
          <w:szCs w:val="24"/>
        </w:rPr>
        <w:t xml:space="preserve">Create drop down menu by type of species, and all </w:t>
      </w:r>
      <w:r w:rsidR="00DB2402" w:rsidRPr="00AC62D3">
        <w:rPr>
          <w:sz w:val="24"/>
          <w:szCs w:val="24"/>
        </w:rPr>
        <w:t>species</w:t>
      </w:r>
    </w:p>
    <w:p w:rsidR="00DB2402" w:rsidRPr="00AC62D3" w:rsidRDefault="00DB2402" w:rsidP="00CE7F46">
      <w:pPr>
        <w:rPr>
          <w:sz w:val="24"/>
          <w:szCs w:val="24"/>
        </w:rPr>
      </w:pPr>
      <w:r w:rsidRPr="00AC62D3">
        <w:rPr>
          <w:sz w:val="24"/>
          <w:szCs w:val="24"/>
        </w:rPr>
        <w:t>Filter by species type</w:t>
      </w:r>
    </w:p>
    <w:p w:rsidR="00BC70AE" w:rsidRDefault="00BC70AE" w:rsidP="00CE7F46">
      <w:pPr>
        <w:rPr>
          <w:sz w:val="28"/>
          <w:szCs w:val="28"/>
        </w:rPr>
      </w:pPr>
    </w:p>
    <w:p w:rsidR="00E543A6" w:rsidRDefault="00DB2402" w:rsidP="00CE7F46">
      <w:pPr>
        <w:rPr>
          <w:sz w:val="28"/>
          <w:szCs w:val="28"/>
        </w:rPr>
      </w:pPr>
      <w:r w:rsidRPr="00E4486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1ABE7C" wp14:editId="1E0AA225">
                <wp:simplePos x="0" y="0"/>
                <wp:positionH relativeFrom="column">
                  <wp:posOffset>-739140</wp:posOffset>
                </wp:positionH>
                <wp:positionV relativeFrom="paragraph">
                  <wp:posOffset>2266950</wp:posOffset>
                </wp:positionV>
                <wp:extent cx="2374265" cy="1203960"/>
                <wp:effectExtent l="0" t="0" r="15240" b="1524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03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657D" w:rsidRPr="00AC62D3" w:rsidRDefault="00244D68" w:rsidP="003A657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bookmarkStart w:id="0" w:name="_GoBack"/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T.g</w:t>
                            </w:r>
                            <w:r w:rsidR="003A657D" w:rsidRPr="00AC62D3">
                              <w:rPr>
                                <w:sz w:val="24"/>
                                <w:szCs w:val="24"/>
                              </w:rPr>
                              <w:t>erstaeckeri</w:t>
                            </w:r>
                            <w:proofErr w:type="spellEnd"/>
                          </w:p>
                          <w:p w:rsidR="003A657D" w:rsidRPr="00AC62D3" w:rsidRDefault="00244D68" w:rsidP="003A657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T.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="003A657D" w:rsidRPr="00AC62D3">
                              <w:rPr>
                                <w:sz w:val="24"/>
                                <w:szCs w:val="24"/>
                              </w:rPr>
                              <w:t>anguisuga</w:t>
                            </w:r>
                            <w:proofErr w:type="spellEnd"/>
                          </w:p>
                          <w:p w:rsidR="003A657D" w:rsidRPr="00AC62D3" w:rsidRDefault="00244D68" w:rsidP="003A657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T.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l</w:t>
                            </w:r>
                            <w:r w:rsidR="003A657D" w:rsidRPr="00AC62D3">
                              <w:rPr>
                                <w:sz w:val="24"/>
                                <w:szCs w:val="24"/>
                              </w:rPr>
                              <w:t>ecticularia</w:t>
                            </w:r>
                            <w:proofErr w:type="spellEnd"/>
                          </w:p>
                          <w:p w:rsidR="003A657D" w:rsidRPr="00AC62D3" w:rsidRDefault="00244D68" w:rsidP="003A657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T.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3A657D" w:rsidRPr="00AC62D3">
                              <w:rPr>
                                <w:sz w:val="24"/>
                                <w:szCs w:val="24"/>
                              </w:rPr>
                              <w:t>ndictiva</w:t>
                            </w:r>
                            <w:proofErr w:type="spellEnd"/>
                          </w:p>
                          <w:p w:rsidR="003A657D" w:rsidRPr="00AC62D3" w:rsidRDefault="003A657D" w:rsidP="003A657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AC62D3">
                              <w:rPr>
                                <w:sz w:val="24"/>
                                <w:szCs w:val="24"/>
                              </w:rPr>
                              <w:t>All (which is the default)</w:t>
                            </w:r>
                          </w:p>
                          <w:bookmarkEnd w:id="0"/>
                          <w:p w:rsidR="00E44861" w:rsidRPr="003A657D" w:rsidRDefault="00E44861">
                            <w:pPr>
                              <w:rPr>
                                <w:sz w:val="2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margin-left:-58.2pt;margin-top:178.5pt;width:186.95pt;height:94.8pt;z-index:25167564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">
                <v:textbox>
                  <w:txbxContent>
                    <w:p w:rsidR="003A657D" w:rsidRPr="00AC62D3" w:rsidRDefault="00244D68" w:rsidP="003A657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T.g</w:t>
                      </w:r>
                      <w:r w:rsidR="003A657D" w:rsidRPr="00AC62D3">
                        <w:rPr>
                          <w:sz w:val="24"/>
                          <w:szCs w:val="24"/>
                        </w:rPr>
                        <w:t>erstaeckeri</w:t>
                      </w:r>
                      <w:proofErr w:type="spellEnd"/>
                    </w:p>
                    <w:p w:rsidR="003A657D" w:rsidRPr="00AC62D3" w:rsidRDefault="00244D68" w:rsidP="003A657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T.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</w:t>
                      </w:r>
                      <w:r w:rsidR="003A657D" w:rsidRPr="00AC62D3">
                        <w:rPr>
                          <w:sz w:val="24"/>
                          <w:szCs w:val="24"/>
                        </w:rPr>
                        <w:t>anguisuga</w:t>
                      </w:r>
                      <w:proofErr w:type="spellEnd"/>
                    </w:p>
                    <w:p w:rsidR="003A657D" w:rsidRPr="00AC62D3" w:rsidRDefault="00244D68" w:rsidP="003A657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T.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l</w:t>
                      </w:r>
                      <w:r w:rsidR="003A657D" w:rsidRPr="00AC62D3">
                        <w:rPr>
                          <w:sz w:val="24"/>
                          <w:szCs w:val="24"/>
                        </w:rPr>
                        <w:t>ecticularia</w:t>
                      </w:r>
                      <w:proofErr w:type="spellEnd"/>
                    </w:p>
                    <w:p w:rsidR="003A657D" w:rsidRPr="00AC62D3" w:rsidRDefault="00244D68" w:rsidP="003A657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T.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3A657D" w:rsidRPr="00AC62D3">
                        <w:rPr>
                          <w:sz w:val="24"/>
                          <w:szCs w:val="24"/>
                        </w:rPr>
                        <w:t>ndictiva</w:t>
                      </w:r>
                      <w:proofErr w:type="spellEnd"/>
                    </w:p>
                    <w:p w:rsidR="003A657D" w:rsidRPr="00AC62D3" w:rsidRDefault="003A657D" w:rsidP="003A657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</w:rPr>
                      </w:pPr>
                      <w:r w:rsidRPr="00AC62D3">
                        <w:rPr>
                          <w:sz w:val="24"/>
                          <w:szCs w:val="24"/>
                        </w:rPr>
                        <w:t xml:space="preserve">All (which is </w:t>
                      </w:r>
                      <w:r w:rsidRPr="00AC62D3">
                        <w:rPr>
                          <w:sz w:val="24"/>
                          <w:szCs w:val="24"/>
                        </w:rPr>
                        <w:t>the default)</w:t>
                      </w:r>
                    </w:p>
                    <w:p w:rsidR="00E44861" w:rsidRPr="003A657D" w:rsidRDefault="00E44861">
                      <w:pPr>
                        <w:rPr>
                          <w:sz w:val="28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FB2C1A" wp14:editId="76D79FEF">
                <wp:simplePos x="0" y="0"/>
                <wp:positionH relativeFrom="column">
                  <wp:posOffset>-168910</wp:posOffset>
                </wp:positionH>
                <wp:positionV relativeFrom="paragraph">
                  <wp:posOffset>1664335</wp:posOffset>
                </wp:positionV>
                <wp:extent cx="1017270" cy="508000"/>
                <wp:effectExtent l="0" t="38100" r="49530" b="254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7270" cy="5080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-13.3pt;margin-top:131.05pt;width:80.1pt;height:40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" strokecolor="red" strokeweight="2pt">
                <v:stroke endarrow="ope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1F8065" wp14:editId="588D842C">
                <wp:simplePos x="0" y="0"/>
                <wp:positionH relativeFrom="column">
                  <wp:posOffset>901460</wp:posOffset>
                </wp:positionH>
                <wp:positionV relativeFrom="paragraph">
                  <wp:posOffset>760754</wp:posOffset>
                </wp:positionV>
                <wp:extent cx="1302385" cy="1414145"/>
                <wp:effectExtent l="0" t="0" r="12065" b="1460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385" cy="14141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71pt;margin-top:59.9pt;width:102.55pt;height:111.3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" filled="f" strokecolor="red" strokeweight="2pt"/>
            </w:pict>
          </mc:Fallback>
        </mc:AlternateContent>
      </w:r>
      <w:r w:rsidR="00E44861">
        <w:rPr>
          <w:noProof/>
          <w:sz w:val="28"/>
          <w:szCs w:val="28"/>
        </w:rPr>
        <w:drawing>
          <wp:inline distT="0" distB="0" distL="0" distR="0" wp14:anchorId="481471E3" wp14:editId="5361EC80">
            <wp:extent cx="5487035" cy="41579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415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43A6" w:rsidRDefault="00E543A6" w:rsidP="00CE7F46">
      <w:pPr>
        <w:rPr>
          <w:sz w:val="28"/>
          <w:szCs w:val="28"/>
        </w:rPr>
      </w:pPr>
    </w:p>
    <w:p w:rsidR="00E543A6" w:rsidRDefault="00E543A6" w:rsidP="00CE7F46">
      <w:pPr>
        <w:rPr>
          <w:sz w:val="28"/>
          <w:szCs w:val="28"/>
        </w:rPr>
      </w:pPr>
    </w:p>
    <w:p w:rsidR="00E543A6" w:rsidRDefault="00E543A6" w:rsidP="00CE7F46">
      <w:pPr>
        <w:rPr>
          <w:sz w:val="28"/>
          <w:szCs w:val="28"/>
        </w:rPr>
      </w:pPr>
    </w:p>
    <w:p w:rsidR="00E543A6" w:rsidRPr="00AC62D3" w:rsidRDefault="003A657D" w:rsidP="00CE7F46">
      <w:pPr>
        <w:rPr>
          <w:b/>
          <w:color w:val="FF0000"/>
          <w:sz w:val="24"/>
          <w:szCs w:val="24"/>
        </w:rPr>
      </w:pPr>
      <w:r w:rsidRPr="00AC62D3">
        <w:rPr>
          <w:b/>
          <w:sz w:val="24"/>
          <w:szCs w:val="24"/>
        </w:rPr>
        <w:t>Step 5</w:t>
      </w:r>
      <w:r w:rsidRPr="00AC62D3">
        <w:rPr>
          <w:sz w:val="24"/>
          <w:szCs w:val="24"/>
        </w:rPr>
        <w:t xml:space="preserve"> – Maps by species types, and all </w:t>
      </w:r>
      <w:r w:rsidR="00E85C75" w:rsidRPr="00AC62D3">
        <w:rPr>
          <w:sz w:val="24"/>
          <w:szCs w:val="24"/>
        </w:rPr>
        <w:t xml:space="preserve">types </w:t>
      </w:r>
      <w:r w:rsidRPr="00AC62D3">
        <w:rPr>
          <w:b/>
          <w:color w:val="FF0000"/>
          <w:sz w:val="24"/>
          <w:szCs w:val="24"/>
        </w:rPr>
        <w:t>(5 maps)</w:t>
      </w:r>
    </w:p>
    <w:p w:rsidR="003A657D" w:rsidRPr="00AC62D3" w:rsidRDefault="003A657D" w:rsidP="00CE7F46">
      <w:pPr>
        <w:rPr>
          <w:sz w:val="24"/>
          <w:szCs w:val="24"/>
        </w:rPr>
      </w:pPr>
    </w:p>
    <w:p w:rsidR="003A657D" w:rsidRPr="00AC62D3" w:rsidRDefault="003A657D" w:rsidP="003A657D">
      <w:pPr>
        <w:rPr>
          <w:sz w:val="24"/>
          <w:szCs w:val="24"/>
        </w:rPr>
      </w:pPr>
      <w:r w:rsidRPr="00AC62D3">
        <w:rPr>
          <w:sz w:val="24"/>
          <w:szCs w:val="24"/>
        </w:rPr>
        <w:t xml:space="preserve">1) </w:t>
      </w:r>
      <w:r w:rsidR="00244D68">
        <w:rPr>
          <w:sz w:val="24"/>
          <w:szCs w:val="24"/>
        </w:rPr>
        <w:t xml:space="preserve">T. </w:t>
      </w:r>
      <w:proofErr w:type="spellStart"/>
      <w:r w:rsidR="00244D68">
        <w:rPr>
          <w:sz w:val="24"/>
          <w:szCs w:val="24"/>
        </w:rPr>
        <w:t>g</w:t>
      </w:r>
      <w:r w:rsidRPr="00AC62D3">
        <w:rPr>
          <w:sz w:val="24"/>
          <w:szCs w:val="24"/>
        </w:rPr>
        <w:t>erstaeckeri</w:t>
      </w:r>
      <w:proofErr w:type="spellEnd"/>
    </w:p>
    <w:p w:rsidR="003A657D" w:rsidRPr="00AC62D3" w:rsidRDefault="003A657D" w:rsidP="003A657D">
      <w:pPr>
        <w:rPr>
          <w:sz w:val="24"/>
          <w:szCs w:val="24"/>
        </w:rPr>
      </w:pPr>
      <w:r w:rsidRPr="00AC62D3">
        <w:rPr>
          <w:sz w:val="24"/>
          <w:szCs w:val="24"/>
        </w:rPr>
        <w:t xml:space="preserve">2) </w:t>
      </w:r>
      <w:r w:rsidR="00244D68">
        <w:rPr>
          <w:sz w:val="24"/>
          <w:szCs w:val="24"/>
        </w:rPr>
        <w:t xml:space="preserve">T. </w:t>
      </w:r>
      <w:proofErr w:type="spellStart"/>
      <w:r w:rsidR="00244D68">
        <w:rPr>
          <w:sz w:val="24"/>
          <w:szCs w:val="24"/>
        </w:rPr>
        <w:t>s</w:t>
      </w:r>
      <w:r w:rsidRPr="00AC62D3">
        <w:rPr>
          <w:sz w:val="24"/>
          <w:szCs w:val="24"/>
        </w:rPr>
        <w:t>anguisuga</w:t>
      </w:r>
      <w:proofErr w:type="spellEnd"/>
    </w:p>
    <w:p w:rsidR="003A657D" w:rsidRPr="00AC62D3" w:rsidRDefault="003A657D" w:rsidP="003A657D">
      <w:pPr>
        <w:rPr>
          <w:sz w:val="24"/>
          <w:szCs w:val="24"/>
        </w:rPr>
      </w:pPr>
      <w:r w:rsidRPr="00AC62D3">
        <w:rPr>
          <w:sz w:val="24"/>
          <w:szCs w:val="24"/>
        </w:rPr>
        <w:t xml:space="preserve">3) </w:t>
      </w:r>
      <w:r w:rsidR="00244D68">
        <w:rPr>
          <w:sz w:val="24"/>
          <w:szCs w:val="24"/>
        </w:rPr>
        <w:t xml:space="preserve">T. </w:t>
      </w:r>
      <w:proofErr w:type="spellStart"/>
      <w:r w:rsidR="00244D68">
        <w:rPr>
          <w:sz w:val="24"/>
          <w:szCs w:val="24"/>
        </w:rPr>
        <w:t>l</w:t>
      </w:r>
      <w:r w:rsidRPr="00AC62D3">
        <w:rPr>
          <w:sz w:val="24"/>
          <w:szCs w:val="24"/>
        </w:rPr>
        <w:t>ecticularia</w:t>
      </w:r>
      <w:proofErr w:type="spellEnd"/>
    </w:p>
    <w:p w:rsidR="003A657D" w:rsidRPr="00AC62D3" w:rsidRDefault="003A657D" w:rsidP="003A657D">
      <w:pPr>
        <w:rPr>
          <w:sz w:val="24"/>
          <w:szCs w:val="24"/>
        </w:rPr>
      </w:pPr>
      <w:r w:rsidRPr="00AC62D3">
        <w:rPr>
          <w:sz w:val="24"/>
          <w:szCs w:val="24"/>
        </w:rPr>
        <w:t xml:space="preserve">4) </w:t>
      </w:r>
      <w:r w:rsidR="00244D68">
        <w:rPr>
          <w:sz w:val="24"/>
          <w:szCs w:val="24"/>
        </w:rPr>
        <w:t xml:space="preserve">T. </w:t>
      </w:r>
      <w:proofErr w:type="spellStart"/>
      <w:r w:rsidR="00244D68">
        <w:rPr>
          <w:sz w:val="24"/>
          <w:szCs w:val="24"/>
        </w:rPr>
        <w:t>i</w:t>
      </w:r>
      <w:r w:rsidRPr="00AC62D3">
        <w:rPr>
          <w:sz w:val="24"/>
          <w:szCs w:val="24"/>
        </w:rPr>
        <w:t>ndictiva</w:t>
      </w:r>
      <w:proofErr w:type="spellEnd"/>
    </w:p>
    <w:p w:rsidR="00E543A6" w:rsidRPr="00AC62D3" w:rsidRDefault="003A657D" w:rsidP="003A657D">
      <w:pPr>
        <w:rPr>
          <w:sz w:val="24"/>
          <w:szCs w:val="24"/>
        </w:rPr>
      </w:pPr>
      <w:r w:rsidRPr="00AC62D3">
        <w:rPr>
          <w:sz w:val="24"/>
          <w:szCs w:val="24"/>
        </w:rPr>
        <w:t>5) All (which is the default)</w:t>
      </w:r>
    </w:p>
    <w:p w:rsidR="00E543A6" w:rsidRPr="00AC62D3" w:rsidRDefault="00E543A6" w:rsidP="00CE7F46">
      <w:pPr>
        <w:rPr>
          <w:sz w:val="24"/>
          <w:szCs w:val="24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AC62D3" w:rsidRDefault="00AC62D3" w:rsidP="00CE7F46">
      <w:pPr>
        <w:rPr>
          <w:b/>
          <w:sz w:val="28"/>
          <w:szCs w:val="28"/>
        </w:rPr>
      </w:pPr>
    </w:p>
    <w:p w:rsidR="00AC62D3" w:rsidRDefault="00AC62D3" w:rsidP="00CE7F46">
      <w:pPr>
        <w:rPr>
          <w:b/>
          <w:sz w:val="28"/>
          <w:szCs w:val="28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A14B6B" w:rsidRDefault="003A657D" w:rsidP="00CE7F46">
      <w:pPr>
        <w:rPr>
          <w:sz w:val="24"/>
          <w:szCs w:val="24"/>
        </w:rPr>
      </w:pPr>
      <w:r w:rsidRPr="00AC62D3">
        <w:rPr>
          <w:b/>
          <w:sz w:val="24"/>
          <w:szCs w:val="24"/>
        </w:rPr>
        <w:lastRenderedPageBreak/>
        <w:t>Step 6</w:t>
      </w:r>
      <w:r w:rsidRPr="00AC62D3">
        <w:rPr>
          <w:sz w:val="24"/>
          <w:szCs w:val="24"/>
        </w:rPr>
        <w:t xml:space="preserve"> – </w:t>
      </w:r>
      <w:r w:rsidRPr="00AC62D3">
        <w:rPr>
          <w:b/>
          <w:color w:val="FF0000"/>
          <w:sz w:val="24"/>
          <w:szCs w:val="24"/>
        </w:rPr>
        <w:t>Each map</w:t>
      </w:r>
      <w:r w:rsidRPr="00AC62D3">
        <w:rPr>
          <w:color w:val="FF0000"/>
          <w:sz w:val="24"/>
          <w:szCs w:val="24"/>
        </w:rPr>
        <w:t xml:space="preserve"> </w:t>
      </w:r>
      <w:r w:rsidRPr="00AC62D3">
        <w:rPr>
          <w:sz w:val="24"/>
          <w:szCs w:val="24"/>
        </w:rPr>
        <w:t xml:space="preserve">will have </w:t>
      </w:r>
      <w:r w:rsidR="00A14B6B" w:rsidRPr="00AC62D3">
        <w:rPr>
          <w:sz w:val="24"/>
          <w:szCs w:val="24"/>
        </w:rPr>
        <w:t>pop-up</w:t>
      </w:r>
      <w:r w:rsidR="00062494">
        <w:rPr>
          <w:sz w:val="24"/>
          <w:szCs w:val="24"/>
        </w:rPr>
        <w:t xml:space="preserve">, map info </w:t>
      </w:r>
      <w:r w:rsidR="00A14B6B" w:rsidRPr="00AC62D3">
        <w:rPr>
          <w:sz w:val="24"/>
          <w:szCs w:val="24"/>
        </w:rPr>
        <w:t>window</w:t>
      </w:r>
      <w:r w:rsidR="005D7A8E">
        <w:rPr>
          <w:sz w:val="24"/>
          <w:szCs w:val="24"/>
        </w:rPr>
        <w:t xml:space="preserve"> </w:t>
      </w:r>
      <w:r w:rsidR="001A5181">
        <w:rPr>
          <w:sz w:val="24"/>
          <w:szCs w:val="24"/>
        </w:rPr>
        <w:t>and time series slider</w:t>
      </w:r>
    </w:p>
    <w:p w:rsidR="00E95A0E" w:rsidRPr="00AC62D3" w:rsidRDefault="00E95A0E" w:rsidP="00CE7F46">
      <w:pPr>
        <w:rPr>
          <w:sz w:val="24"/>
          <w:szCs w:val="24"/>
        </w:rPr>
      </w:pPr>
    </w:p>
    <w:p w:rsidR="002D3789" w:rsidRPr="003A657D" w:rsidRDefault="00062494" w:rsidP="00CE7F46">
      <w:pPr>
        <w:rPr>
          <w:sz w:val="28"/>
          <w:szCs w:val="28"/>
          <w:u w:val="single"/>
        </w:rPr>
      </w:pPr>
      <w:r w:rsidRPr="003A657D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53A981" wp14:editId="2B9A8458">
                <wp:simplePos x="0" y="0"/>
                <wp:positionH relativeFrom="column">
                  <wp:posOffset>-711835</wp:posOffset>
                </wp:positionH>
                <wp:positionV relativeFrom="paragraph">
                  <wp:posOffset>1995805</wp:posOffset>
                </wp:positionV>
                <wp:extent cx="965200" cy="318770"/>
                <wp:effectExtent l="0" t="0" r="25400" b="2413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657D" w:rsidRPr="00AC62D3" w:rsidRDefault="003A657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AC62D3">
                              <w:rPr>
                                <w:sz w:val="24"/>
                                <w:szCs w:val="24"/>
                              </w:rPr>
                              <w:t>Pop Up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5" type="#_x0000_t202" style="position:absolute;margin-left:-56.05pt;margin-top:157.15pt;width:76pt;height:25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">
                <v:textbox>
                  <w:txbxContent>
                    <w:p w:rsidR="003A657D" w:rsidRPr="00AC62D3" w:rsidRDefault="003A657D">
                      <w:pPr>
                        <w:rPr>
                          <w:sz w:val="24"/>
                          <w:szCs w:val="24"/>
                        </w:rPr>
                      </w:pPr>
                      <w:r w:rsidRPr="00AC62D3">
                        <w:rPr>
                          <w:sz w:val="24"/>
                          <w:szCs w:val="24"/>
                        </w:rPr>
                        <w:t>Pop Up Box</w:t>
                      </w:r>
                    </w:p>
                  </w:txbxContent>
                </v:textbox>
              </v:shape>
            </w:pict>
          </mc:Fallback>
        </mc:AlternateContent>
      </w:r>
      <w:r w:rsidR="00E95A0E" w:rsidRPr="003A657D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615301" wp14:editId="4FBA2614">
                <wp:simplePos x="0" y="0"/>
                <wp:positionH relativeFrom="column">
                  <wp:posOffset>299720</wp:posOffset>
                </wp:positionH>
                <wp:positionV relativeFrom="paragraph">
                  <wp:posOffset>2002790</wp:posOffset>
                </wp:positionV>
                <wp:extent cx="258445" cy="95250"/>
                <wp:effectExtent l="0" t="57150" r="0" b="190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8445" cy="952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23.6pt;margin-top:157.7pt;width:20.35pt;height:7.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" strokecolor="red" strokeweight="1.5pt">
                <v:stroke endarrow="open"/>
              </v:shape>
            </w:pict>
          </mc:Fallback>
        </mc:AlternateContent>
      </w:r>
      <w:r w:rsidR="00E95A0E" w:rsidRPr="003A657D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B77555" wp14:editId="761CE045">
                <wp:simplePos x="0" y="0"/>
                <wp:positionH relativeFrom="column">
                  <wp:posOffset>608162</wp:posOffset>
                </wp:positionH>
                <wp:positionV relativeFrom="paragraph">
                  <wp:posOffset>842657</wp:posOffset>
                </wp:positionV>
                <wp:extent cx="2363123" cy="2130617"/>
                <wp:effectExtent l="0" t="0" r="18415" b="2222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3123" cy="21306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47.9pt;margin-top:66.35pt;width:186.05pt;height:167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" filled="f" strokecolor="red" strokeweight="2pt"/>
            </w:pict>
          </mc:Fallback>
        </mc:AlternateContent>
      </w:r>
      <w:r w:rsidR="005D7A8E">
        <w:rPr>
          <w:noProof/>
        </w:rPr>
        <w:drawing>
          <wp:inline distT="0" distB="0" distL="0" distR="0" wp14:anchorId="2C701C2F" wp14:editId="7E7C4C35">
            <wp:extent cx="5486400" cy="415993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57D" w:rsidRDefault="003A657D" w:rsidP="00CE7F46">
      <w:pPr>
        <w:rPr>
          <w:b/>
          <w:sz w:val="28"/>
          <w:szCs w:val="28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DB2402" w:rsidRPr="00E95A0E" w:rsidRDefault="00E95A0E" w:rsidP="00CE7F46">
      <w:pPr>
        <w:rPr>
          <w:sz w:val="24"/>
          <w:szCs w:val="24"/>
        </w:rPr>
      </w:pPr>
      <w:r w:rsidRPr="00E95A0E">
        <w:rPr>
          <w:sz w:val="24"/>
          <w:szCs w:val="24"/>
        </w:rPr>
        <w:t>February</w:t>
      </w:r>
      <w:r>
        <w:rPr>
          <w:sz w:val="24"/>
          <w:szCs w:val="24"/>
        </w:rPr>
        <w:t xml:space="preserve"> 17, 2014 decision was made to not include the download data feature. </w:t>
      </w: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AC62D3" w:rsidRDefault="00AC62D3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Pr="00AC62D3" w:rsidRDefault="00DB2402" w:rsidP="00CE7F46">
      <w:pPr>
        <w:rPr>
          <w:sz w:val="24"/>
          <w:szCs w:val="24"/>
        </w:rPr>
      </w:pPr>
      <w:r w:rsidRPr="00AC62D3">
        <w:rPr>
          <w:b/>
          <w:sz w:val="24"/>
          <w:szCs w:val="24"/>
        </w:rPr>
        <w:lastRenderedPageBreak/>
        <w:t>Step</w:t>
      </w:r>
      <w:r w:rsidR="00AA7452" w:rsidRPr="00AC62D3">
        <w:rPr>
          <w:b/>
          <w:sz w:val="24"/>
          <w:szCs w:val="24"/>
        </w:rPr>
        <w:t>s</w:t>
      </w:r>
      <w:r w:rsidRPr="00AC62D3">
        <w:rPr>
          <w:b/>
          <w:sz w:val="24"/>
          <w:szCs w:val="24"/>
        </w:rPr>
        <w:t xml:space="preserve"> 7- </w:t>
      </w:r>
      <w:r w:rsidR="003C68DC" w:rsidRPr="00AC62D3">
        <w:rPr>
          <w:b/>
          <w:sz w:val="24"/>
          <w:szCs w:val="24"/>
        </w:rPr>
        <w:t>8</w:t>
      </w:r>
      <w:r w:rsidR="003C68DC" w:rsidRPr="00AC62D3">
        <w:rPr>
          <w:sz w:val="24"/>
          <w:szCs w:val="24"/>
        </w:rPr>
        <w:t xml:space="preserve"> </w:t>
      </w:r>
      <w:r w:rsidRPr="00AC62D3">
        <w:rPr>
          <w:sz w:val="24"/>
          <w:szCs w:val="24"/>
        </w:rPr>
        <w:t>Pop Up</w:t>
      </w:r>
      <w:r w:rsidR="003C68DC" w:rsidRPr="00AC62D3">
        <w:rPr>
          <w:sz w:val="24"/>
          <w:szCs w:val="24"/>
        </w:rPr>
        <w:t xml:space="preserve"> &amp; </w:t>
      </w:r>
      <w:r w:rsidR="00AA7452" w:rsidRPr="00AC62D3">
        <w:rPr>
          <w:sz w:val="24"/>
          <w:szCs w:val="24"/>
        </w:rPr>
        <w:t xml:space="preserve">Show </w:t>
      </w:r>
      <w:r w:rsidR="003C68DC" w:rsidRPr="00AC62D3">
        <w:rPr>
          <w:sz w:val="24"/>
          <w:szCs w:val="24"/>
        </w:rPr>
        <w:t>Data</w:t>
      </w:r>
    </w:p>
    <w:p w:rsidR="00DB2402" w:rsidRDefault="00DB2402" w:rsidP="00CE7F46">
      <w:pPr>
        <w:rPr>
          <w:b/>
          <w:sz w:val="28"/>
          <w:szCs w:val="28"/>
        </w:rPr>
      </w:pPr>
    </w:p>
    <w:p w:rsidR="00DB2402" w:rsidRDefault="00D41EB4" w:rsidP="00CE7F46">
      <w:pPr>
        <w:rPr>
          <w:b/>
          <w:sz w:val="28"/>
          <w:szCs w:val="28"/>
        </w:rPr>
      </w:pPr>
      <w:r w:rsidRPr="00C07F6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375456" wp14:editId="16AB4DD2">
                <wp:simplePos x="0" y="0"/>
                <wp:positionH relativeFrom="column">
                  <wp:posOffset>3155315</wp:posOffset>
                </wp:positionH>
                <wp:positionV relativeFrom="paragraph">
                  <wp:posOffset>42545</wp:posOffset>
                </wp:positionV>
                <wp:extent cx="2811780" cy="2172970"/>
                <wp:effectExtent l="0" t="0" r="26670" b="1778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2172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F6E" w:rsidRPr="00AA7452" w:rsidRDefault="003C68DC" w:rsidP="00C07F6E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Step 7 </w:t>
                            </w:r>
                            <w:r w:rsidRPr="00AA7452">
                              <w:rPr>
                                <w:b/>
                                <w:sz w:val="24"/>
                                <w:szCs w:val="24"/>
                              </w:rPr>
                              <w:t xml:space="preserve">- </w:t>
                            </w:r>
                            <w:r w:rsidR="00C07F6E" w:rsidRPr="00AA7452">
                              <w:rPr>
                                <w:b/>
                                <w:sz w:val="24"/>
                                <w:szCs w:val="24"/>
                              </w:rPr>
                              <w:t>Pop up content</w:t>
                            </w:r>
                          </w:p>
                          <w:p w:rsidR="00C07F6E" w:rsidRPr="00C07F6E" w:rsidRDefault="00C07F6E" w:rsidP="00C07F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7F6E">
                              <w:rPr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07F6E">
                              <w:rPr>
                                <w:sz w:val="24"/>
                                <w:szCs w:val="24"/>
                              </w:rPr>
                              <w:t>County name</w:t>
                            </w:r>
                          </w:p>
                          <w:p w:rsidR="00C07F6E" w:rsidRDefault="00C07F6E" w:rsidP="00C07F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C07F6E" w:rsidRDefault="00C07F6E" w:rsidP="00C07F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7F6E">
                              <w:rPr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07F6E">
                              <w:rPr>
                                <w:sz w:val="24"/>
                                <w:szCs w:val="24"/>
                              </w:rPr>
                              <w:t>Species name</w:t>
                            </w:r>
                          </w:p>
                          <w:p w:rsidR="00C07F6E" w:rsidRPr="00C07F6E" w:rsidRDefault="00C07F6E" w:rsidP="00C07F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C07F6E" w:rsidRPr="00C07F6E" w:rsidRDefault="00C07F6E" w:rsidP="00C07F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7F6E">
                              <w:rPr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07F6E">
                              <w:rPr>
                                <w:sz w:val="24"/>
                                <w:szCs w:val="24"/>
                              </w:rPr>
                              <w:t xml:space="preserve">Picture of species (we need to </w:t>
                            </w:r>
                            <w:r w:rsidR="00E12583">
                              <w:rPr>
                                <w:sz w:val="24"/>
                                <w:szCs w:val="24"/>
                              </w:rPr>
                              <w:t xml:space="preserve">give Rachel </w:t>
                            </w:r>
                            <w:r w:rsidRPr="00C07F6E">
                              <w:rPr>
                                <w:sz w:val="24"/>
                                <w:szCs w:val="24"/>
                              </w:rPr>
                              <w:t>size</w:t>
                            </w:r>
                            <w:r w:rsidR="00E12583">
                              <w:rPr>
                                <w:sz w:val="24"/>
                                <w:szCs w:val="24"/>
                              </w:rPr>
                              <w:t xml:space="preserve"> specs</w:t>
                            </w:r>
                            <w:proofErr w:type="gramStart"/>
                            <w:r w:rsidR="00E12583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C07F6E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proofErr w:type="gramEnd"/>
                            <w:r w:rsidRPr="00C07F6E">
                              <w:rPr>
                                <w:sz w:val="24"/>
                                <w:szCs w:val="24"/>
                              </w:rPr>
                              <w:t xml:space="preserve"> i.e. pixels)</w:t>
                            </w:r>
                          </w:p>
                          <w:p w:rsidR="00C07F6E" w:rsidRDefault="00C07F6E" w:rsidP="00C07F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C07F6E" w:rsidRPr="00C07F6E" w:rsidRDefault="00C07F6E" w:rsidP="00C07F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7F6E">
                              <w:rPr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07F6E">
                              <w:rPr>
                                <w:sz w:val="24"/>
                                <w:szCs w:val="24"/>
                              </w:rPr>
                              <w:t>Total number of species found for that month</w:t>
                            </w:r>
                            <w:ins w:id="1" w:author="Rachel Curtis" w:date="2014-02-18T11:48:00Z">
                              <w:r w:rsidR="00D41EB4">
                                <w:rPr>
                                  <w:sz w:val="24"/>
                                  <w:szCs w:val="24"/>
                                </w:rPr>
                                <w:t>, number tested,</w:t>
                              </w:r>
                            </w:ins>
                            <w:r w:rsidRPr="00C07F6E">
                              <w:rPr>
                                <w:sz w:val="24"/>
                                <w:szCs w:val="24"/>
                              </w:rPr>
                              <w:t xml:space="preserve"> &amp; infected status, e.g. April 2014 - 10 found/</w:t>
                            </w:r>
                            <w:ins w:id="2" w:author="Rachel Curtis" w:date="2014-02-18T11:48:00Z">
                              <w:r w:rsidR="00D41EB4">
                                <w:rPr>
                                  <w:sz w:val="24"/>
                                  <w:szCs w:val="24"/>
                                </w:rPr>
                                <w:t>/9 tested/</w:t>
                              </w:r>
                            </w:ins>
                            <w:r w:rsidRPr="00C07F6E">
                              <w:rPr>
                                <w:sz w:val="24"/>
                                <w:szCs w:val="24"/>
                              </w:rPr>
                              <w:t>8 infected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248.45pt;margin-top:3.35pt;width:221.4pt;height:171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">
                <v:textbox>
                  <w:txbxContent>
                    <w:p w:rsidR="00C07F6E" w:rsidRPr="00AA7452" w:rsidRDefault="003C68DC" w:rsidP="00C07F6E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Step 7 </w:t>
                      </w:r>
                      <w:r w:rsidRPr="00AA7452">
                        <w:rPr>
                          <w:b/>
                          <w:sz w:val="24"/>
                          <w:szCs w:val="24"/>
                        </w:rPr>
                        <w:t xml:space="preserve">- </w:t>
                      </w:r>
                      <w:r w:rsidR="00C07F6E" w:rsidRPr="00AA7452">
                        <w:rPr>
                          <w:b/>
                          <w:sz w:val="24"/>
                          <w:szCs w:val="24"/>
                        </w:rPr>
                        <w:t>Pop up content</w:t>
                      </w:r>
                    </w:p>
                    <w:p w:rsidR="00C07F6E" w:rsidRPr="00C07F6E" w:rsidRDefault="00C07F6E" w:rsidP="00C07F6E">
                      <w:pPr>
                        <w:rPr>
                          <w:sz w:val="24"/>
                          <w:szCs w:val="24"/>
                        </w:rPr>
                      </w:pPr>
                      <w:r w:rsidRPr="00C07F6E">
                        <w:rPr>
                          <w:sz w:val="24"/>
                          <w:szCs w:val="24"/>
                        </w:rPr>
                        <w:t>•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C07F6E">
                        <w:rPr>
                          <w:sz w:val="24"/>
                          <w:szCs w:val="24"/>
                        </w:rPr>
                        <w:t>County name</w:t>
                      </w:r>
                    </w:p>
                    <w:p w:rsidR="00C07F6E" w:rsidRDefault="00C07F6E" w:rsidP="00C07F6E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C07F6E" w:rsidRDefault="00C07F6E" w:rsidP="00C07F6E">
                      <w:pPr>
                        <w:rPr>
                          <w:sz w:val="24"/>
                          <w:szCs w:val="24"/>
                        </w:rPr>
                      </w:pPr>
                      <w:r w:rsidRPr="00C07F6E">
                        <w:rPr>
                          <w:sz w:val="24"/>
                          <w:szCs w:val="24"/>
                        </w:rPr>
                        <w:t>•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C07F6E">
                        <w:rPr>
                          <w:sz w:val="24"/>
                          <w:szCs w:val="24"/>
                        </w:rPr>
                        <w:t>Species name</w:t>
                      </w:r>
                    </w:p>
                    <w:p w:rsidR="00C07F6E" w:rsidRPr="00C07F6E" w:rsidRDefault="00C07F6E" w:rsidP="00C07F6E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C07F6E" w:rsidRPr="00C07F6E" w:rsidRDefault="00C07F6E" w:rsidP="00C07F6E">
                      <w:pPr>
                        <w:rPr>
                          <w:sz w:val="24"/>
                          <w:szCs w:val="24"/>
                        </w:rPr>
                      </w:pPr>
                      <w:r w:rsidRPr="00C07F6E">
                        <w:rPr>
                          <w:sz w:val="24"/>
                          <w:szCs w:val="24"/>
                        </w:rPr>
                        <w:t>•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C07F6E">
                        <w:rPr>
                          <w:sz w:val="24"/>
                          <w:szCs w:val="24"/>
                        </w:rPr>
                        <w:t xml:space="preserve">Picture of species (we need to </w:t>
                      </w:r>
                      <w:r w:rsidR="00E12583">
                        <w:rPr>
                          <w:sz w:val="24"/>
                          <w:szCs w:val="24"/>
                        </w:rPr>
                        <w:t xml:space="preserve">give Rachel </w:t>
                      </w:r>
                      <w:r w:rsidRPr="00C07F6E">
                        <w:rPr>
                          <w:sz w:val="24"/>
                          <w:szCs w:val="24"/>
                        </w:rPr>
                        <w:t>size</w:t>
                      </w:r>
                      <w:r w:rsidR="00E12583">
                        <w:rPr>
                          <w:sz w:val="24"/>
                          <w:szCs w:val="24"/>
                        </w:rPr>
                        <w:t xml:space="preserve"> specs</w:t>
                      </w:r>
                      <w:proofErr w:type="gramStart"/>
                      <w:r w:rsidR="00E12583">
                        <w:rPr>
                          <w:sz w:val="24"/>
                          <w:szCs w:val="24"/>
                        </w:rPr>
                        <w:t xml:space="preserve">, </w:t>
                      </w:r>
                      <w:r w:rsidRPr="00C07F6E">
                        <w:rPr>
                          <w:sz w:val="24"/>
                          <w:szCs w:val="24"/>
                        </w:rPr>
                        <w:t>.</w:t>
                      </w:r>
                      <w:proofErr w:type="gramEnd"/>
                      <w:r w:rsidRPr="00C07F6E">
                        <w:rPr>
                          <w:sz w:val="24"/>
                          <w:szCs w:val="24"/>
                        </w:rPr>
                        <w:t xml:space="preserve"> i.e. pixels)</w:t>
                      </w:r>
                    </w:p>
                    <w:p w:rsidR="00C07F6E" w:rsidRDefault="00C07F6E" w:rsidP="00C07F6E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C07F6E" w:rsidRPr="00C07F6E" w:rsidRDefault="00C07F6E" w:rsidP="00C07F6E">
                      <w:pPr>
                        <w:rPr>
                          <w:sz w:val="24"/>
                          <w:szCs w:val="24"/>
                        </w:rPr>
                      </w:pPr>
                      <w:r w:rsidRPr="00C07F6E">
                        <w:rPr>
                          <w:sz w:val="24"/>
                          <w:szCs w:val="24"/>
                        </w:rPr>
                        <w:t>•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C07F6E">
                        <w:rPr>
                          <w:sz w:val="24"/>
                          <w:szCs w:val="24"/>
                        </w:rPr>
                        <w:t>Total number of species found for that month</w:t>
                      </w:r>
                      <w:ins w:id="40" w:author="Rachel Curtis" w:date="2014-02-18T11:48:00Z">
                        <w:r w:rsidR="00D41EB4">
                          <w:rPr>
                            <w:sz w:val="24"/>
                            <w:szCs w:val="24"/>
                          </w:rPr>
                          <w:t>, number tested,</w:t>
                        </w:r>
                      </w:ins>
                      <w:r w:rsidRPr="00C07F6E">
                        <w:rPr>
                          <w:sz w:val="24"/>
                          <w:szCs w:val="24"/>
                        </w:rPr>
                        <w:t xml:space="preserve"> &amp; infected status, e.g. April 2014 - 10 found/</w:t>
                      </w:r>
                      <w:ins w:id="41" w:author="Rachel Curtis" w:date="2014-02-18T11:48:00Z">
                        <w:r w:rsidR="00D41EB4">
                          <w:rPr>
                            <w:sz w:val="24"/>
                            <w:szCs w:val="24"/>
                          </w:rPr>
                          <w:t>/9 tested/</w:t>
                        </w:r>
                      </w:ins>
                      <w:r w:rsidRPr="00C07F6E">
                        <w:rPr>
                          <w:sz w:val="24"/>
                          <w:szCs w:val="24"/>
                        </w:rPr>
                        <w:t>8 infected</w:t>
                      </w:r>
                    </w:p>
                  </w:txbxContent>
                </v:textbox>
              </v:shape>
            </w:pict>
          </mc:Fallback>
        </mc:AlternateContent>
      </w:r>
      <w:r w:rsidR="00AA7452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4F97A8" wp14:editId="1B79E52B">
                <wp:simplePos x="0" y="0"/>
                <wp:positionH relativeFrom="column">
                  <wp:posOffset>2705100</wp:posOffset>
                </wp:positionH>
                <wp:positionV relativeFrom="paragraph">
                  <wp:posOffset>1153160</wp:posOffset>
                </wp:positionV>
                <wp:extent cx="396240" cy="0"/>
                <wp:effectExtent l="38100" t="76200" r="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213pt;margin-top:90.8pt;width:31.2pt;height:0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" strokecolor="red" strokeweight="1.5pt">
                <v:stroke endarrow="open"/>
              </v:shape>
            </w:pict>
          </mc:Fallback>
        </mc:AlternateContent>
      </w:r>
      <w:r w:rsidR="0080052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5973FF" wp14:editId="38C3BB27">
                <wp:simplePos x="0" y="0"/>
                <wp:positionH relativeFrom="column">
                  <wp:posOffset>219963</wp:posOffset>
                </wp:positionH>
                <wp:positionV relativeFrom="paragraph">
                  <wp:posOffset>2066841</wp:posOffset>
                </wp:positionV>
                <wp:extent cx="1035180" cy="483079"/>
                <wp:effectExtent l="0" t="0" r="69850" b="698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180" cy="48307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2" o:spid="_x0000_s1026" type="#_x0000_t32" style="position:absolute;margin-left:17.3pt;margin-top:162.75pt;width:81.5pt;height:38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" strokecolor="red" strokeweight="1.5pt">
                <v:stroke endarrow="open"/>
              </v:shape>
            </w:pict>
          </mc:Fallback>
        </mc:AlternateContent>
      </w:r>
      <w:r w:rsidR="00C07F6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7EFA5E1" wp14:editId="4FBB72FE">
                <wp:simplePos x="0" y="0"/>
                <wp:positionH relativeFrom="column">
                  <wp:posOffset>4313</wp:posOffset>
                </wp:positionH>
                <wp:positionV relativeFrom="paragraph">
                  <wp:posOffset>1739037</wp:posOffset>
                </wp:positionV>
                <wp:extent cx="923027" cy="327253"/>
                <wp:effectExtent l="0" t="0" r="10795" b="15875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27" cy="32725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1" o:spid="_x0000_s1026" style="position:absolute;margin-left:.35pt;margin-top:136.95pt;width:72.7pt;height:25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" filled="f" strokecolor="red" strokeweight="2pt"/>
            </w:pict>
          </mc:Fallback>
        </mc:AlternateContent>
      </w:r>
      <w:r w:rsidR="00DB2402">
        <w:rPr>
          <w:noProof/>
        </w:rPr>
        <w:drawing>
          <wp:inline distT="0" distB="0" distL="0" distR="0" wp14:anchorId="35403BC0" wp14:editId="7C411568">
            <wp:extent cx="2760453" cy="2215440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0453" cy="22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02" w:rsidRDefault="00DB2402" w:rsidP="00CE7F46">
      <w:pPr>
        <w:rPr>
          <w:b/>
          <w:sz w:val="28"/>
          <w:szCs w:val="28"/>
        </w:rPr>
      </w:pPr>
    </w:p>
    <w:p w:rsidR="00DB2402" w:rsidRDefault="003C1AFC" w:rsidP="00CE7F46">
      <w:pPr>
        <w:rPr>
          <w:b/>
          <w:sz w:val="28"/>
          <w:szCs w:val="28"/>
        </w:rPr>
      </w:pPr>
      <w:r w:rsidRPr="00200396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A6E27E9" wp14:editId="5EFDD88E">
                <wp:simplePos x="0" y="0"/>
                <wp:positionH relativeFrom="column">
                  <wp:posOffset>4044950</wp:posOffset>
                </wp:positionH>
                <wp:positionV relativeFrom="paragraph">
                  <wp:posOffset>102235</wp:posOffset>
                </wp:positionV>
                <wp:extent cx="1066800" cy="295275"/>
                <wp:effectExtent l="0" t="0" r="19050" b="2857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0396" w:rsidRPr="00200396" w:rsidRDefault="0020039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00396">
                              <w:rPr>
                                <w:sz w:val="24"/>
                                <w:szCs w:val="24"/>
                              </w:rPr>
                              <w:t>Date range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318.5pt;margin-top:8.05pt;width:84pt;height:23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">
                <v:textbox>
                  <w:txbxContent>
                    <w:p w:rsidR="00200396" w:rsidRPr="00200396" w:rsidRDefault="00200396">
                      <w:pPr>
                        <w:rPr>
                          <w:sz w:val="24"/>
                          <w:szCs w:val="24"/>
                        </w:rPr>
                      </w:pPr>
                      <w:r w:rsidRPr="00200396">
                        <w:rPr>
                          <w:sz w:val="24"/>
                          <w:szCs w:val="24"/>
                        </w:rPr>
                        <w:t>Date range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910DEFE" wp14:editId="07476E06">
                <wp:simplePos x="0" y="0"/>
                <wp:positionH relativeFrom="column">
                  <wp:posOffset>-918845</wp:posOffset>
                </wp:positionH>
                <wp:positionV relativeFrom="paragraph">
                  <wp:posOffset>3018155</wp:posOffset>
                </wp:positionV>
                <wp:extent cx="1458595" cy="339090"/>
                <wp:effectExtent l="0" t="0" r="27305" b="2286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1458595" cy="339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1AFC" w:rsidRPr="003C1AFC" w:rsidRDefault="003C1AF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C1AFC">
                              <w:rPr>
                                <w:sz w:val="28"/>
                                <w:szCs w:val="28"/>
                              </w:rPr>
                              <w:t>Sliding Scale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-72.35pt;margin-top:237.65pt;width:114.85pt;height:26.7pt;rotation:180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">
                <v:textbox>
                  <w:txbxContent>
                    <w:p w:rsidR="003C1AFC" w:rsidRPr="003C1AFC" w:rsidRDefault="003C1AFC">
                      <w:pPr>
                        <w:rPr>
                          <w:sz w:val="28"/>
                          <w:szCs w:val="28"/>
                        </w:rPr>
                      </w:pPr>
                      <w:r w:rsidRPr="003C1AFC">
                        <w:rPr>
                          <w:sz w:val="28"/>
                          <w:szCs w:val="28"/>
                        </w:rPr>
                        <w:t>Sliding Scale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54950D" wp14:editId="79E6E863">
            <wp:extent cx="5486400" cy="33610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396" w:rsidRPr="00200396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1935D3" wp14:editId="4B32C93A">
                <wp:simplePos x="0" y="0"/>
                <wp:positionH relativeFrom="column">
                  <wp:posOffset>1140229</wp:posOffset>
                </wp:positionH>
                <wp:positionV relativeFrom="paragraph">
                  <wp:posOffset>129309</wp:posOffset>
                </wp:positionV>
                <wp:extent cx="2374265" cy="1403985"/>
                <wp:effectExtent l="0" t="0" r="15240" b="1016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0396" w:rsidRDefault="00200396">
                            <w:r>
                              <w:rPr>
                                <w:sz w:val="24"/>
                                <w:szCs w:val="24"/>
                              </w:rPr>
                              <w:t>1 m, 3m, 6m, YTD, 1y, 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89.8pt;margin-top:10.2pt;width:186.95pt;height:110.55pt;z-index:25170124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">
                <v:textbox style="mso-fit-shape-to-text:t">
                  <w:txbxContent>
                    <w:p w:rsidR="00200396" w:rsidRDefault="00200396">
                      <w:r>
                        <w:rPr>
                          <w:sz w:val="24"/>
                          <w:szCs w:val="24"/>
                        </w:rPr>
                        <w:t xml:space="preserve">1 m, 3m, 6m, YTD, </w:t>
                      </w:r>
                      <w:bookmarkStart w:id="4" w:name="_GoBack"/>
                      <w:r>
                        <w:rPr>
                          <w:sz w:val="24"/>
                          <w:szCs w:val="24"/>
                        </w:rPr>
                        <w:t>1y, All</w:t>
                      </w:r>
                      <w:bookmarkEnd w:id="4"/>
                    </w:p>
                  </w:txbxContent>
                </v:textbox>
              </v:shape>
            </w:pict>
          </mc:Fallback>
        </mc:AlternateContent>
      </w:r>
      <w:r w:rsidR="0080052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5E8D5C" wp14:editId="2461F3B7">
                <wp:simplePos x="0" y="0"/>
                <wp:positionH relativeFrom="column">
                  <wp:posOffset>81915</wp:posOffset>
                </wp:positionH>
                <wp:positionV relativeFrom="paragraph">
                  <wp:posOffset>776605</wp:posOffset>
                </wp:positionV>
                <wp:extent cx="457200" cy="499745"/>
                <wp:effectExtent l="0" t="38100" r="57150" b="3365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4997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" o:spid="_x0000_s1026" type="#_x0000_t32" style="position:absolute;margin-left:6.45pt;margin-top:61.15pt;width:36pt;height:39.3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" strokecolor="red" strokeweight="1.5pt">
                <v:stroke endarrow="open"/>
              </v:shape>
            </w:pict>
          </mc:Fallback>
        </mc:AlternateContent>
      </w:r>
      <w:r w:rsidR="0080052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CF7F88" wp14:editId="1F5C6C42">
                <wp:simplePos x="0" y="0"/>
                <wp:positionH relativeFrom="column">
                  <wp:posOffset>185468</wp:posOffset>
                </wp:positionH>
                <wp:positionV relativeFrom="paragraph">
                  <wp:posOffset>363484</wp:posOffset>
                </wp:positionV>
                <wp:extent cx="1716405" cy="413073"/>
                <wp:effectExtent l="0" t="0" r="17145" b="2540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405" cy="4130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5" o:spid="_x0000_s1026" style="position:absolute;margin-left:14.6pt;margin-top:28.6pt;width:135.15pt;height:32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" filled="f" strokecolor="red" strokeweight="2pt"/>
            </w:pict>
          </mc:Fallback>
        </mc:AlternateContent>
      </w:r>
      <w:r w:rsidR="0080052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B1F060" wp14:editId="405F68E5">
                <wp:simplePos x="0" y="0"/>
                <wp:positionH relativeFrom="column">
                  <wp:posOffset>-186055</wp:posOffset>
                </wp:positionH>
                <wp:positionV relativeFrom="paragraph">
                  <wp:posOffset>1855470</wp:posOffset>
                </wp:positionV>
                <wp:extent cx="499745" cy="767080"/>
                <wp:effectExtent l="0" t="0" r="52705" b="5207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745" cy="7670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2" o:spid="_x0000_s1026" type="#_x0000_t32" style="position:absolute;margin-left:-14.65pt;margin-top:146.1pt;width:39.35pt;height:60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" strokecolor="red" strokeweight="1.5pt">
                <v:stroke endarrow="open"/>
              </v:shape>
            </w:pict>
          </mc:Fallback>
        </mc:AlternateContent>
      </w:r>
      <w:r w:rsidR="0080052D" w:rsidRPr="0080052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47E0C0" wp14:editId="0B85EB23">
                <wp:simplePos x="0" y="0"/>
                <wp:positionH relativeFrom="column">
                  <wp:posOffset>-1012825</wp:posOffset>
                </wp:positionH>
                <wp:positionV relativeFrom="paragraph">
                  <wp:posOffset>1355725</wp:posOffset>
                </wp:positionV>
                <wp:extent cx="1328420" cy="1403985"/>
                <wp:effectExtent l="0" t="0" r="24130" b="25400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84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052D" w:rsidRPr="0080052D" w:rsidRDefault="0080052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0052D">
                              <w:rPr>
                                <w:sz w:val="24"/>
                                <w:szCs w:val="24"/>
                              </w:rPr>
                              <w:t>Timeline filtering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functions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-79.75pt;margin-top:106.75pt;width:104.6pt;height:110.55pt;z-index:2516961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">
                <v:textbox style="mso-fit-shape-to-text:t">
                  <w:txbxContent>
                    <w:p w:rsidR="0080052D" w:rsidRPr="0080052D" w:rsidRDefault="0080052D">
                      <w:pPr>
                        <w:rPr>
                          <w:sz w:val="24"/>
                          <w:szCs w:val="24"/>
                        </w:rPr>
                      </w:pPr>
                      <w:r w:rsidRPr="0080052D">
                        <w:rPr>
                          <w:sz w:val="24"/>
                          <w:szCs w:val="24"/>
                        </w:rPr>
                        <w:t>Timeline filtering</w:t>
                      </w:r>
                      <w:r>
                        <w:rPr>
                          <w:sz w:val="24"/>
                          <w:szCs w:val="24"/>
                        </w:rPr>
                        <w:t xml:space="preserve"> functions</w:t>
                      </w:r>
                    </w:p>
                  </w:txbxContent>
                </v:textbox>
              </v:shape>
            </w:pict>
          </mc:Fallback>
        </mc:AlternateContent>
      </w:r>
      <w:r w:rsidR="0080052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9A58D6" wp14:editId="5B4EC948">
                <wp:simplePos x="0" y="0"/>
                <wp:positionH relativeFrom="column">
                  <wp:posOffset>81951</wp:posOffset>
                </wp:positionH>
                <wp:positionV relativeFrom="paragraph">
                  <wp:posOffset>536012</wp:posOffset>
                </wp:positionV>
                <wp:extent cx="3433313" cy="785004"/>
                <wp:effectExtent l="0" t="57150" r="15240" b="3429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33313" cy="78500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3" o:spid="_x0000_s1026" type="#_x0000_t32" style="position:absolute;margin-left:6.45pt;margin-top:42.2pt;width:270.35pt;height:61.8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" strokecolor="red" strokeweight="1.5pt">
                <v:stroke endarrow="open"/>
              </v:shape>
            </w:pict>
          </mc:Fallback>
        </mc:AlternateContent>
      </w:r>
      <w:r w:rsidR="0080052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8CAA31" wp14:editId="476A0E3D">
                <wp:simplePos x="0" y="0"/>
                <wp:positionH relativeFrom="column">
                  <wp:posOffset>4313</wp:posOffset>
                </wp:positionH>
                <wp:positionV relativeFrom="paragraph">
                  <wp:posOffset>2496772</wp:posOffset>
                </wp:positionV>
                <wp:extent cx="5719050" cy="724619"/>
                <wp:effectExtent l="0" t="0" r="15240" b="18415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9050" cy="7246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57" o:spid="_x0000_s1026" style="position:absolute;margin-left:.35pt;margin-top:196.6pt;width:450.3pt;height:57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" filled="f" strokecolor="red" strokeweight="2pt"/>
            </w:pict>
          </mc:Fallback>
        </mc:AlternateContent>
      </w:r>
      <w:r w:rsidR="0080052D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B11E57" wp14:editId="07E5C3D4">
                <wp:simplePos x="0" y="0"/>
                <wp:positionH relativeFrom="column">
                  <wp:posOffset>3515264</wp:posOffset>
                </wp:positionH>
                <wp:positionV relativeFrom="paragraph">
                  <wp:posOffset>314289</wp:posOffset>
                </wp:positionV>
                <wp:extent cx="2070340" cy="465826"/>
                <wp:effectExtent l="0" t="0" r="25400" b="10795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340" cy="4658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6" o:spid="_x0000_s1026" style="position:absolute;margin-left:276.8pt;margin-top:24.75pt;width:163pt;height:36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" filled="f" strokecolor="red" strokeweight="2pt"/>
            </w:pict>
          </mc:Fallback>
        </mc:AlternateContent>
      </w:r>
    </w:p>
    <w:p w:rsidR="00CC4472" w:rsidRDefault="00CC4472" w:rsidP="00CC4472">
      <w:pPr>
        <w:rPr>
          <w:sz w:val="28"/>
          <w:szCs w:val="28"/>
        </w:rPr>
      </w:pPr>
    </w:p>
    <w:p w:rsidR="00CC4472" w:rsidRDefault="0080052D" w:rsidP="00CC4472">
      <w:pPr>
        <w:rPr>
          <w:sz w:val="28"/>
          <w:szCs w:val="28"/>
        </w:rPr>
      </w:pPr>
      <w:r w:rsidRPr="0080052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003321" cy="1403985"/>
                <wp:effectExtent l="0" t="0" r="26035" b="2159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321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052D" w:rsidRPr="00AA7452" w:rsidRDefault="003C68DC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Step 8 </w:t>
                            </w:r>
                            <w:r w:rsidRPr="00AA7452">
                              <w:rPr>
                                <w:b/>
                                <w:sz w:val="24"/>
                                <w:szCs w:val="24"/>
                              </w:rPr>
                              <w:t xml:space="preserve">- </w:t>
                            </w:r>
                            <w:r w:rsidR="0080052D" w:rsidRPr="00AA7452">
                              <w:rPr>
                                <w:b/>
                                <w:sz w:val="24"/>
                                <w:szCs w:val="24"/>
                              </w:rPr>
                              <w:t xml:space="preserve">Pop up </w:t>
                            </w:r>
                            <w:r w:rsidR="00AC62D3">
                              <w:rPr>
                                <w:b/>
                                <w:sz w:val="24"/>
                                <w:szCs w:val="24"/>
                              </w:rPr>
                              <w:t>‘</w:t>
                            </w:r>
                            <w:r w:rsidR="00AA7452">
                              <w:rPr>
                                <w:b/>
                                <w:sz w:val="24"/>
                                <w:szCs w:val="24"/>
                              </w:rPr>
                              <w:t>Show D</w:t>
                            </w:r>
                            <w:r w:rsidR="0080052D" w:rsidRPr="00AA7452">
                              <w:rPr>
                                <w:b/>
                                <w:sz w:val="24"/>
                                <w:szCs w:val="24"/>
                              </w:rPr>
                              <w:t>ata</w:t>
                            </w:r>
                            <w:r w:rsidR="00AC62D3">
                              <w:rPr>
                                <w:b/>
                                <w:sz w:val="24"/>
                                <w:szCs w:val="24"/>
                              </w:rPr>
                              <w:t>’</w:t>
                            </w:r>
                            <w:r w:rsidR="0080052D" w:rsidRPr="00AA7452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feature</w:t>
                            </w:r>
                          </w:p>
                          <w:p w:rsidR="0080052D" w:rsidRPr="0080052D" w:rsidRDefault="0080052D" w:rsidP="0080052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0052D">
                              <w:rPr>
                                <w:b/>
                                <w:sz w:val="24"/>
                                <w:szCs w:val="24"/>
                              </w:rPr>
                              <w:t xml:space="preserve">• </w:t>
                            </w:r>
                            <w:r w:rsidRPr="0080052D">
                              <w:rPr>
                                <w:sz w:val="24"/>
                                <w:szCs w:val="24"/>
                              </w:rPr>
                              <w:t>County name</w:t>
                            </w:r>
                          </w:p>
                          <w:p w:rsidR="0080052D" w:rsidRPr="0080052D" w:rsidRDefault="0080052D" w:rsidP="0080052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0052D" w:rsidRPr="0080052D" w:rsidRDefault="0080052D" w:rsidP="0080052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0052D">
                              <w:rPr>
                                <w:sz w:val="24"/>
                                <w:szCs w:val="24"/>
                              </w:rPr>
                              <w:t>• Species name</w:t>
                            </w:r>
                          </w:p>
                          <w:p w:rsidR="0080052D" w:rsidRPr="0080052D" w:rsidRDefault="0080052D" w:rsidP="0080052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0052D" w:rsidRDefault="0080052D" w:rsidP="0080052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0052D">
                              <w:rPr>
                                <w:sz w:val="24"/>
                                <w:szCs w:val="24"/>
                              </w:rPr>
                              <w:t>• 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ime-series by </w:t>
                            </w:r>
                            <w:r w:rsidRPr="0080052D">
                              <w:rPr>
                                <w:sz w:val="24"/>
                                <w:szCs w:val="24"/>
                              </w:rPr>
                              <w:t>species found &amp; infected status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(e.g. 1 m, 3m, 6m, YTD, 1y, </w:t>
                            </w:r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All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or </w:t>
                            </w:r>
                            <w:r w:rsidR="00200396">
                              <w:rPr>
                                <w:sz w:val="24"/>
                                <w:szCs w:val="24"/>
                              </w:rPr>
                              <w:t xml:space="preserve">date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range, or sliding scale</w:t>
                            </w:r>
                          </w:p>
                          <w:p w:rsidR="0080052D" w:rsidRDefault="0080052D" w:rsidP="0080052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0052D" w:rsidRPr="0080052D" w:rsidRDefault="008E7B46" w:rsidP="0080052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hyperlink r:id="rId16" w:history="1">
                              <w:r w:rsidR="0080052D" w:rsidRPr="0080052D">
                                <w:rPr>
                                  <w:rStyle w:val="Hyperlink"/>
                                  <w:sz w:val="24"/>
                                  <w:szCs w:val="24"/>
                                </w:rPr>
                                <w:t>http://soilmoisture.tamu.edu/data/map/chart2.aspx?StationId=0270270513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margin-left:0;margin-top:0;width:393.95pt;height:110.55pt;z-index:251691008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">
                <v:textbox style="mso-fit-shape-to-text:t">
                  <w:txbxContent>
                    <w:p w:rsidR="0080052D" w:rsidRPr="00AA7452" w:rsidRDefault="003C68DC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Step 8 </w:t>
                      </w:r>
                      <w:r w:rsidRPr="00AA7452">
                        <w:rPr>
                          <w:b/>
                          <w:sz w:val="24"/>
                          <w:szCs w:val="24"/>
                        </w:rPr>
                        <w:t xml:space="preserve">- </w:t>
                      </w:r>
                      <w:r w:rsidR="0080052D" w:rsidRPr="00AA7452">
                        <w:rPr>
                          <w:b/>
                          <w:sz w:val="24"/>
                          <w:szCs w:val="24"/>
                        </w:rPr>
                        <w:t xml:space="preserve">Pop up </w:t>
                      </w:r>
                      <w:r w:rsidR="00AC62D3">
                        <w:rPr>
                          <w:b/>
                          <w:sz w:val="24"/>
                          <w:szCs w:val="24"/>
                        </w:rPr>
                        <w:t>‘</w:t>
                      </w:r>
                      <w:r w:rsidR="00AA7452">
                        <w:rPr>
                          <w:b/>
                          <w:sz w:val="24"/>
                          <w:szCs w:val="24"/>
                        </w:rPr>
                        <w:t>Show D</w:t>
                      </w:r>
                      <w:r w:rsidR="0080052D" w:rsidRPr="00AA7452">
                        <w:rPr>
                          <w:b/>
                          <w:sz w:val="24"/>
                          <w:szCs w:val="24"/>
                        </w:rPr>
                        <w:t>ata</w:t>
                      </w:r>
                      <w:r w:rsidR="00AC62D3">
                        <w:rPr>
                          <w:b/>
                          <w:sz w:val="24"/>
                          <w:szCs w:val="24"/>
                        </w:rPr>
                        <w:t>’</w:t>
                      </w:r>
                      <w:r w:rsidR="0080052D" w:rsidRPr="00AA7452">
                        <w:rPr>
                          <w:b/>
                          <w:sz w:val="24"/>
                          <w:szCs w:val="24"/>
                        </w:rPr>
                        <w:t xml:space="preserve"> feature</w:t>
                      </w:r>
                    </w:p>
                    <w:p w:rsidR="0080052D" w:rsidRPr="0080052D" w:rsidRDefault="0080052D" w:rsidP="0080052D">
                      <w:pPr>
                        <w:rPr>
                          <w:sz w:val="24"/>
                          <w:szCs w:val="24"/>
                        </w:rPr>
                      </w:pPr>
                      <w:r w:rsidRPr="0080052D">
                        <w:rPr>
                          <w:b/>
                          <w:sz w:val="24"/>
                          <w:szCs w:val="24"/>
                        </w:rPr>
                        <w:t xml:space="preserve">• </w:t>
                      </w:r>
                      <w:r w:rsidRPr="0080052D">
                        <w:rPr>
                          <w:sz w:val="24"/>
                          <w:szCs w:val="24"/>
                        </w:rPr>
                        <w:t>County name</w:t>
                      </w:r>
                    </w:p>
                    <w:p w:rsidR="0080052D" w:rsidRPr="0080052D" w:rsidRDefault="0080052D" w:rsidP="0080052D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80052D" w:rsidRPr="0080052D" w:rsidRDefault="0080052D" w:rsidP="0080052D">
                      <w:pPr>
                        <w:rPr>
                          <w:sz w:val="24"/>
                          <w:szCs w:val="24"/>
                        </w:rPr>
                      </w:pPr>
                      <w:r w:rsidRPr="0080052D">
                        <w:rPr>
                          <w:sz w:val="24"/>
                          <w:szCs w:val="24"/>
                        </w:rPr>
                        <w:t>• Species name</w:t>
                      </w:r>
                    </w:p>
                    <w:p w:rsidR="0080052D" w:rsidRPr="0080052D" w:rsidRDefault="0080052D" w:rsidP="0080052D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80052D" w:rsidRDefault="0080052D" w:rsidP="0080052D">
                      <w:pPr>
                        <w:rPr>
                          <w:sz w:val="24"/>
                          <w:szCs w:val="24"/>
                        </w:rPr>
                      </w:pPr>
                      <w:r w:rsidRPr="0080052D">
                        <w:rPr>
                          <w:sz w:val="24"/>
                          <w:szCs w:val="24"/>
                        </w:rPr>
                        <w:t>• T</w:t>
                      </w:r>
                      <w:r>
                        <w:rPr>
                          <w:sz w:val="24"/>
                          <w:szCs w:val="24"/>
                        </w:rPr>
                        <w:t xml:space="preserve">ime-series by </w:t>
                      </w:r>
                      <w:r w:rsidRPr="0080052D">
                        <w:rPr>
                          <w:sz w:val="24"/>
                          <w:szCs w:val="24"/>
                        </w:rPr>
                        <w:t>species found &amp; infected status</w:t>
                      </w:r>
                      <w:r>
                        <w:rPr>
                          <w:sz w:val="24"/>
                          <w:szCs w:val="24"/>
                        </w:rPr>
                        <w:t xml:space="preserve"> (e.g. 1 m, 3m, 6m, YTD, 1y, </w:t>
                      </w:r>
                      <w:proofErr w:type="gramStart"/>
                      <w:r>
                        <w:rPr>
                          <w:sz w:val="24"/>
                          <w:szCs w:val="24"/>
                        </w:rPr>
                        <w:t>All</w:t>
                      </w:r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or </w:t>
                      </w:r>
                      <w:r w:rsidR="00200396">
                        <w:rPr>
                          <w:sz w:val="24"/>
                          <w:szCs w:val="24"/>
                        </w:rPr>
                        <w:t xml:space="preserve">date </w:t>
                      </w:r>
                      <w:r>
                        <w:rPr>
                          <w:sz w:val="24"/>
                          <w:szCs w:val="24"/>
                        </w:rPr>
                        <w:t>range, or sliding scale</w:t>
                      </w:r>
                    </w:p>
                    <w:p w:rsidR="0080052D" w:rsidRDefault="0080052D" w:rsidP="0080052D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80052D" w:rsidRPr="0080052D" w:rsidRDefault="004514D6" w:rsidP="0080052D">
                      <w:pPr>
                        <w:rPr>
                          <w:sz w:val="24"/>
                          <w:szCs w:val="24"/>
                        </w:rPr>
                      </w:pPr>
                      <w:hyperlink r:id="rId18" w:history="1">
                        <w:r w:rsidR="0080052D" w:rsidRPr="0080052D">
                          <w:rPr>
                            <w:rStyle w:val="Hyperlink"/>
                            <w:sz w:val="24"/>
                            <w:szCs w:val="24"/>
                          </w:rPr>
                          <w:t>http://soilmoisture.tamu.edu/data/map/chart2.aspx?StationId=0270270513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C07F6E" w:rsidRDefault="00C07F6E" w:rsidP="00CC4472">
      <w:pPr>
        <w:rPr>
          <w:sz w:val="28"/>
          <w:szCs w:val="28"/>
        </w:rPr>
      </w:pPr>
    </w:p>
    <w:p w:rsidR="00C07F6E" w:rsidRDefault="00C07F6E" w:rsidP="00CC4472">
      <w:pPr>
        <w:rPr>
          <w:sz w:val="28"/>
          <w:szCs w:val="28"/>
        </w:rPr>
      </w:pPr>
    </w:p>
    <w:p w:rsidR="00C07F6E" w:rsidRDefault="00C07F6E" w:rsidP="00CC4472">
      <w:pPr>
        <w:rPr>
          <w:sz w:val="28"/>
          <w:szCs w:val="28"/>
        </w:rPr>
      </w:pPr>
    </w:p>
    <w:p w:rsidR="00C07F6E" w:rsidRDefault="00C07F6E" w:rsidP="00CC4472">
      <w:pPr>
        <w:rPr>
          <w:sz w:val="28"/>
          <w:szCs w:val="28"/>
        </w:rPr>
      </w:pPr>
    </w:p>
    <w:p w:rsidR="00C07F6E" w:rsidRDefault="00C07F6E" w:rsidP="00CC4472">
      <w:pPr>
        <w:rPr>
          <w:sz w:val="28"/>
          <w:szCs w:val="28"/>
        </w:rPr>
      </w:pPr>
    </w:p>
    <w:p w:rsidR="00C07F6E" w:rsidRDefault="00C07F6E" w:rsidP="00CC4472">
      <w:pPr>
        <w:rPr>
          <w:sz w:val="28"/>
          <w:szCs w:val="28"/>
        </w:rPr>
      </w:pPr>
    </w:p>
    <w:p w:rsidR="00C07F6E" w:rsidRDefault="00C07F6E" w:rsidP="00CC4472">
      <w:pPr>
        <w:rPr>
          <w:sz w:val="28"/>
          <w:szCs w:val="28"/>
        </w:rPr>
      </w:pPr>
    </w:p>
    <w:p w:rsidR="00C07F6E" w:rsidRDefault="00C07F6E" w:rsidP="00CC4472">
      <w:pPr>
        <w:rPr>
          <w:sz w:val="28"/>
          <w:szCs w:val="28"/>
        </w:rPr>
      </w:pPr>
    </w:p>
    <w:p w:rsidR="00C07F6E" w:rsidRDefault="003C68DC" w:rsidP="00CC4472">
      <w:pPr>
        <w:rPr>
          <w:sz w:val="24"/>
          <w:szCs w:val="24"/>
        </w:rPr>
      </w:pPr>
      <w:r w:rsidRPr="00AC62D3">
        <w:rPr>
          <w:sz w:val="24"/>
          <w:szCs w:val="24"/>
        </w:rPr>
        <w:t>Note, each map will have its own set up pop-ups and data download section</w:t>
      </w:r>
    </w:p>
    <w:p w:rsidR="00E95A0E" w:rsidRPr="00AC62D3" w:rsidRDefault="00E95A0E" w:rsidP="00CC4472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CC32CF">
        <w:rPr>
          <w:b/>
          <w:sz w:val="24"/>
          <w:szCs w:val="24"/>
        </w:rPr>
        <w:t>Show Data</w:t>
      </w:r>
      <w:r>
        <w:rPr>
          <w:sz w:val="24"/>
          <w:szCs w:val="24"/>
        </w:rPr>
        <w:t xml:space="preserve"> in the pop up window needs to be more prominent.</w:t>
      </w:r>
    </w:p>
    <w:p w:rsidR="00637C92" w:rsidRPr="00821DF9" w:rsidRDefault="00C07F6E" w:rsidP="00F11FD1">
      <w:pPr>
        <w:rPr>
          <w:sz w:val="24"/>
          <w:szCs w:val="24"/>
        </w:rPr>
      </w:pPr>
      <w:r w:rsidRPr="00AC62D3">
        <w:rPr>
          <w:b/>
          <w:sz w:val="24"/>
          <w:szCs w:val="24"/>
        </w:rPr>
        <w:lastRenderedPageBreak/>
        <w:t xml:space="preserve">Step </w:t>
      </w:r>
      <w:r w:rsidR="001A5181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8EE1873" wp14:editId="012CBBB6">
                <wp:simplePos x="0" y="0"/>
                <wp:positionH relativeFrom="column">
                  <wp:posOffset>1706880</wp:posOffset>
                </wp:positionH>
                <wp:positionV relativeFrom="paragraph">
                  <wp:posOffset>153670</wp:posOffset>
                </wp:positionV>
                <wp:extent cx="1181100" cy="1188720"/>
                <wp:effectExtent l="0" t="0" r="76200" b="4953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11887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" o:spid="_x0000_s1026" type="#_x0000_t32" style="position:absolute;margin-left:134.4pt;margin-top:12.1pt;width:93pt;height:93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" strokecolor="red" strokeweight="1.5pt">
                <v:stroke endarrow="open"/>
              </v:shape>
            </w:pict>
          </mc:Fallback>
        </mc:AlternateContent>
      </w:r>
      <w:r w:rsidR="001A5181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0211AF" wp14:editId="2B6D3DF1">
                <wp:simplePos x="0" y="0"/>
                <wp:positionH relativeFrom="column">
                  <wp:posOffset>1706880</wp:posOffset>
                </wp:positionH>
                <wp:positionV relativeFrom="paragraph">
                  <wp:posOffset>153670</wp:posOffset>
                </wp:positionV>
                <wp:extent cx="1097280" cy="434340"/>
                <wp:effectExtent l="0" t="0" r="45720" b="8001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280" cy="434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134.4pt;margin-top:12.1pt;width:86.4pt;height:34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" strokecolor="red" strokeweight="1.5pt">
                <v:stroke endarrow="open"/>
              </v:shape>
            </w:pict>
          </mc:Fallback>
        </mc:AlternateContent>
      </w:r>
      <w:r w:rsidR="00AA7452" w:rsidRPr="00821DF9">
        <w:rPr>
          <w:b/>
          <w:sz w:val="24"/>
          <w:szCs w:val="24"/>
        </w:rPr>
        <w:t>10</w:t>
      </w:r>
      <w:r w:rsidR="00211AAF" w:rsidRPr="00821DF9">
        <w:rPr>
          <w:sz w:val="24"/>
          <w:szCs w:val="24"/>
        </w:rPr>
        <w:t xml:space="preserve"> -</w:t>
      </w:r>
      <w:r w:rsidR="00EB7D52" w:rsidRPr="00821DF9">
        <w:rPr>
          <w:sz w:val="24"/>
          <w:szCs w:val="24"/>
        </w:rPr>
        <w:t xml:space="preserve"> </w:t>
      </w:r>
      <w:r w:rsidR="00637C92" w:rsidRPr="00821DF9">
        <w:rPr>
          <w:sz w:val="24"/>
          <w:szCs w:val="24"/>
        </w:rPr>
        <w:t>Time series slider</w:t>
      </w:r>
    </w:p>
    <w:p w:rsidR="00C07F6E" w:rsidRDefault="00C07F6E" w:rsidP="00316DA3"/>
    <w:p w:rsidR="00C07F6E" w:rsidRDefault="001A5181" w:rsidP="00316DA3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2720340</wp:posOffset>
                </wp:positionH>
                <wp:positionV relativeFrom="paragraph">
                  <wp:posOffset>266700</wp:posOffset>
                </wp:positionV>
                <wp:extent cx="952500" cy="419100"/>
                <wp:effectExtent l="0" t="0" r="19050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191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214.2pt;margin-top:21pt;width:75pt;height:3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" filled="f" strokecolor="red" strokeweight="1.5pt"/>
            </w:pict>
          </mc:Fallback>
        </mc:AlternateContent>
      </w:r>
      <w:r w:rsidR="00C07F6E">
        <w:rPr>
          <w:noProof/>
        </w:rPr>
        <w:drawing>
          <wp:inline distT="0" distB="0" distL="0" distR="0" wp14:anchorId="33E98814" wp14:editId="6EEECD6A">
            <wp:extent cx="5486400" cy="757897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52" w:rsidRDefault="001A5181" w:rsidP="00316DA3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2804160</wp:posOffset>
                </wp:positionH>
                <wp:positionV relativeFrom="paragraph">
                  <wp:posOffset>205740</wp:posOffset>
                </wp:positionV>
                <wp:extent cx="906780" cy="441960"/>
                <wp:effectExtent l="0" t="0" r="26670" b="1524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4419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28" o:spid="_x0000_s1026" style="position:absolute;margin-left:220.8pt;margin-top:16.2pt;width:71.4pt;height:34.8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" filled="f" strokecolor="red" strokeweight="1.5pt"/>
            </w:pict>
          </mc:Fallback>
        </mc:AlternateContent>
      </w:r>
      <w:r w:rsidR="00AA7452">
        <w:rPr>
          <w:noProof/>
        </w:rPr>
        <w:drawing>
          <wp:inline distT="0" distB="0" distL="0" distR="0" wp14:anchorId="086748C3" wp14:editId="7D5F2459">
            <wp:extent cx="5486400" cy="6496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81" w:rsidRDefault="001A5181" w:rsidP="00316DA3"/>
    <w:p w:rsidR="001A5181" w:rsidRDefault="001A5181" w:rsidP="00316DA3"/>
    <w:p w:rsidR="001A5181" w:rsidRDefault="001A5181" w:rsidP="00316DA3">
      <w:pPr>
        <w:rPr>
          <w:sz w:val="24"/>
          <w:szCs w:val="24"/>
        </w:rPr>
      </w:pPr>
      <w:r>
        <w:rPr>
          <w:sz w:val="24"/>
          <w:szCs w:val="24"/>
        </w:rPr>
        <w:t>The time series slider will appear on each individual map</w:t>
      </w:r>
      <w:r w:rsidR="00E12583">
        <w:rPr>
          <w:sz w:val="24"/>
          <w:szCs w:val="24"/>
        </w:rPr>
        <w:t>. The map that is featured will be a choropleth map, using quintile breaks.</w:t>
      </w:r>
    </w:p>
    <w:p w:rsidR="00062494" w:rsidRDefault="00062494" w:rsidP="00316DA3">
      <w:pPr>
        <w:rPr>
          <w:sz w:val="24"/>
          <w:szCs w:val="24"/>
        </w:rPr>
      </w:pPr>
    </w:p>
    <w:p w:rsidR="00062494" w:rsidRPr="001A5181" w:rsidRDefault="006D4531" w:rsidP="00316DA3">
      <w:pPr>
        <w:rPr>
          <w:sz w:val="24"/>
          <w:szCs w:val="24"/>
        </w:rPr>
      </w:pPr>
      <w:r w:rsidRPr="006D4531">
        <w:rPr>
          <w:noProof/>
        </w:rPr>
        <w:drawing>
          <wp:inline distT="0" distB="0" distL="0" distR="0" wp14:anchorId="29F9B944" wp14:editId="6C45234B">
            <wp:extent cx="5557962" cy="1999838"/>
            <wp:effectExtent l="0" t="0" r="508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103" cy="200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2494" w:rsidRPr="001A5181" w:rsidSect="00E53DDB">
      <w:pgSz w:w="12240" w:h="15840"/>
      <w:pgMar w:top="1440" w:right="1800" w:bottom="72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1.25pt;height:11.25pt" o:bullet="t">
        <v:imagedata r:id="rId1" o:title="bullet1"/>
      </v:shape>
    </w:pict>
  </w:numPicBullet>
  <w:numPicBullet w:numPicBulletId="1">
    <w:pict>
      <v:shape id="_x0000_i1045" type="#_x0000_t75" style="width:9pt;height:9pt" o:bullet="t">
        <v:imagedata r:id="rId2" o:title="bullet2"/>
      </v:shape>
    </w:pict>
  </w:numPicBullet>
  <w:numPicBullet w:numPicBulletId="2">
    <w:pict>
      <v:shape id="_x0000_i1046" type="#_x0000_t75" style="width:9pt;height:9pt" o:bullet="t">
        <v:imagedata r:id="rId3" o:title="bullet3"/>
      </v:shape>
    </w:pict>
  </w:numPicBullet>
  <w:abstractNum w:abstractNumId="0">
    <w:nsid w:val="019553A9"/>
    <w:multiLevelType w:val="hybridMultilevel"/>
    <w:tmpl w:val="62B65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76506B"/>
    <w:multiLevelType w:val="hybridMultilevel"/>
    <w:tmpl w:val="A524F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675075"/>
    <w:multiLevelType w:val="multilevel"/>
    <w:tmpl w:val="CA9A18A6"/>
    <w:lvl w:ilvl="0">
      <w:start w:val="1"/>
      <w:numFmt w:val="bullet"/>
      <w:lvlText w:val=""/>
      <w:lvlPicBulletId w:val="0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PicBulletId w:val="1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PicBulletId w:val="2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">
    <w:nsid w:val="51E20AFD"/>
    <w:multiLevelType w:val="multilevel"/>
    <w:tmpl w:val="CA9A18A6"/>
    <w:lvl w:ilvl="0">
      <w:start w:val="1"/>
      <w:numFmt w:val="bullet"/>
      <w:pStyle w:val="listtext"/>
      <w:lvlText w:val=""/>
      <w:lvlPicBulletId w:val="0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PicBulletId w:val="1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PicBulletId w:val="2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4">
    <w:nsid w:val="696F170F"/>
    <w:multiLevelType w:val="hybridMultilevel"/>
    <w:tmpl w:val="8FBA5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0B7A7C"/>
    <w:multiLevelType w:val="hybridMultilevel"/>
    <w:tmpl w:val="AB00CEC0"/>
    <w:lvl w:ilvl="0" w:tplc="0FEAC334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3E6DB0"/>
    <w:multiLevelType w:val="multilevel"/>
    <w:tmpl w:val="6150D6EC"/>
    <w:lvl w:ilvl="0">
      <w:start w:val="1"/>
      <w:numFmt w:val="upperRoman"/>
      <w:lvlText w:val="%1."/>
      <w:lvlJc w:val="left"/>
      <w:pPr>
        <w:tabs>
          <w:tab w:val="num" w:pos="1440"/>
        </w:tabs>
        <w:ind w:left="1440" w:hanging="720"/>
      </w:pPr>
      <w:rPr>
        <w:rFonts w:ascii="Helvetica" w:hAnsi="Helvetica"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ascii="Arial" w:hAnsi="Arial" w:cs="Arial" w:hint="default"/>
      </w:r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1087"/>
    <w:rsid w:val="00062494"/>
    <w:rsid w:val="0011176B"/>
    <w:rsid w:val="0013386D"/>
    <w:rsid w:val="00192453"/>
    <w:rsid w:val="001A5181"/>
    <w:rsid w:val="001D6121"/>
    <w:rsid w:val="00200396"/>
    <w:rsid w:val="00211AAF"/>
    <w:rsid w:val="002268FE"/>
    <w:rsid w:val="00244D68"/>
    <w:rsid w:val="002D3789"/>
    <w:rsid w:val="002F5063"/>
    <w:rsid w:val="00316DA3"/>
    <w:rsid w:val="00327865"/>
    <w:rsid w:val="003A657D"/>
    <w:rsid w:val="003C1AFC"/>
    <w:rsid w:val="003C68DC"/>
    <w:rsid w:val="003E6F76"/>
    <w:rsid w:val="00407372"/>
    <w:rsid w:val="004514D6"/>
    <w:rsid w:val="00454ED3"/>
    <w:rsid w:val="004670F9"/>
    <w:rsid w:val="00482397"/>
    <w:rsid w:val="00490902"/>
    <w:rsid w:val="004C1E01"/>
    <w:rsid w:val="0050156B"/>
    <w:rsid w:val="00506068"/>
    <w:rsid w:val="0057410B"/>
    <w:rsid w:val="005926DA"/>
    <w:rsid w:val="005D7A8E"/>
    <w:rsid w:val="00636CBF"/>
    <w:rsid w:val="00637C92"/>
    <w:rsid w:val="00641D08"/>
    <w:rsid w:val="006662E1"/>
    <w:rsid w:val="006770DF"/>
    <w:rsid w:val="006903F6"/>
    <w:rsid w:val="00697273"/>
    <w:rsid w:val="006C7195"/>
    <w:rsid w:val="006D4531"/>
    <w:rsid w:val="007B4A9B"/>
    <w:rsid w:val="0080052D"/>
    <w:rsid w:val="00821DF9"/>
    <w:rsid w:val="00855944"/>
    <w:rsid w:val="00862922"/>
    <w:rsid w:val="00875F91"/>
    <w:rsid w:val="00891B8C"/>
    <w:rsid w:val="008B0DAA"/>
    <w:rsid w:val="008C7AF3"/>
    <w:rsid w:val="008E7B46"/>
    <w:rsid w:val="00924AA4"/>
    <w:rsid w:val="009B1EB1"/>
    <w:rsid w:val="009D478C"/>
    <w:rsid w:val="00A07CFD"/>
    <w:rsid w:val="00A14B6B"/>
    <w:rsid w:val="00A671AF"/>
    <w:rsid w:val="00AA7452"/>
    <w:rsid w:val="00AC62D3"/>
    <w:rsid w:val="00B44828"/>
    <w:rsid w:val="00B46B88"/>
    <w:rsid w:val="00B5364C"/>
    <w:rsid w:val="00B713E6"/>
    <w:rsid w:val="00B80BA6"/>
    <w:rsid w:val="00BB1189"/>
    <w:rsid w:val="00BC70AE"/>
    <w:rsid w:val="00BF3018"/>
    <w:rsid w:val="00C07F6E"/>
    <w:rsid w:val="00CB77B4"/>
    <w:rsid w:val="00CC32CF"/>
    <w:rsid w:val="00CC4472"/>
    <w:rsid w:val="00CE7F46"/>
    <w:rsid w:val="00CF3123"/>
    <w:rsid w:val="00D12719"/>
    <w:rsid w:val="00D34F88"/>
    <w:rsid w:val="00D41EB4"/>
    <w:rsid w:val="00D478A0"/>
    <w:rsid w:val="00D923FF"/>
    <w:rsid w:val="00DA22FF"/>
    <w:rsid w:val="00DB2402"/>
    <w:rsid w:val="00DC4589"/>
    <w:rsid w:val="00E12583"/>
    <w:rsid w:val="00E44861"/>
    <w:rsid w:val="00E53DDB"/>
    <w:rsid w:val="00E543A6"/>
    <w:rsid w:val="00E57029"/>
    <w:rsid w:val="00E85C75"/>
    <w:rsid w:val="00E95A0E"/>
    <w:rsid w:val="00EA2090"/>
    <w:rsid w:val="00EB7D52"/>
    <w:rsid w:val="00F11FD1"/>
    <w:rsid w:val="00F40B06"/>
    <w:rsid w:val="00F74B74"/>
    <w:rsid w:val="00F91087"/>
    <w:rsid w:val="00FA5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F91"/>
    <w:rPr>
      <w:color w:val="000000"/>
      <w:kern w:val="28"/>
    </w:rPr>
  </w:style>
  <w:style w:type="paragraph" w:styleId="Heading1">
    <w:name w:val="heading 1"/>
    <w:next w:val="Normal"/>
    <w:qFormat/>
    <w:rsid w:val="009B1EB1"/>
    <w:pPr>
      <w:outlineLvl w:val="0"/>
    </w:pPr>
    <w:rPr>
      <w:rFonts w:ascii="Lucida Sans Unicode" w:hAnsi="Lucida Sans Unicode" w:cs="Tahoma"/>
      <w:b/>
      <w:spacing w:val="20"/>
      <w:kern w:val="28"/>
      <w:sz w:val="56"/>
      <w:szCs w:val="56"/>
      <w:lang w:val="en"/>
    </w:rPr>
  </w:style>
  <w:style w:type="paragraph" w:styleId="Heading2">
    <w:name w:val="heading 2"/>
    <w:next w:val="Normal"/>
    <w:qFormat/>
    <w:rsid w:val="009B1EB1"/>
    <w:pPr>
      <w:keepNext/>
      <w:jc w:val="center"/>
      <w:outlineLvl w:val="1"/>
    </w:pPr>
    <w:rPr>
      <w:rFonts w:ascii="Lucida Sans Unicode" w:hAnsi="Lucida Sans Unicode" w:cs="Arial"/>
      <w:bCs/>
      <w:i/>
      <w:iCs/>
      <w:color w:val="FFFFFF"/>
      <w:spacing w:val="100"/>
      <w:kern w:val="28"/>
      <w:sz w:val="28"/>
      <w:szCs w:val="28"/>
    </w:rPr>
  </w:style>
  <w:style w:type="paragraph" w:styleId="Heading3">
    <w:name w:val="heading 3"/>
    <w:next w:val="Normal"/>
    <w:qFormat/>
    <w:rsid w:val="002F5063"/>
    <w:pPr>
      <w:keepNext/>
      <w:spacing w:before="240" w:after="60"/>
      <w:jc w:val="right"/>
      <w:outlineLvl w:val="2"/>
    </w:pPr>
    <w:rPr>
      <w:rFonts w:ascii="Tahoma" w:hAnsi="Tahoma" w:cs="Arial"/>
      <w:b/>
      <w:bCs/>
      <w:color w:val="000084"/>
      <w:spacing w:val="20"/>
      <w:kern w:val="28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sttext">
    <w:name w:val="list text"/>
    <w:rsid w:val="009B1EB1"/>
    <w:pPr>
      <w:numPr>
        <w:numId w:val="1"/>
      </w:numPr>
      <w:spacing w:before="100" w:beforeAutospacing="1" w:after="100" w:afterAutospacing="1" w:line="360" w:lineRule="auto"/>
    </w:pPr>
    <w:rPr>
      <w:rFonts w:ascii="Tahoma" w:hAnsi="Tahoma" w:cs="Arial"/>
      <w:spacing w:val="10"/>
      <w:kern w:val="28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38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86D"/>
    <w:rPr>
      <w:rFonts w:ascii="Tahoma" w:hAnsi="Tahoma" w:cs="Tahoma"/>
      <w:color w:val="000000"/>
      <w:kern w:val="28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6DA3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543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43A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43A6"/>
    <w:rPr>
      <w:color w:val="000000"/>
      <w:kern w:val="2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43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43A6"/>
    <w:rPr>
      <w:b/>
      <w:bCs/>
      <w:color w:val="000000"/>
      <w:kern w:val="28"/>
    </w:rPr>
  </w:style>
  <w:style w:type="paragraph" w:styleId="Revision">
    <w:name w:val="Revision"/>
    <w:hidden/>
    <w:uiPriority w:val="99"/>
    <w:semiHidden/>
    <w:rsid w:val="00A671AF"/>
    <w:rPr>
      <w:color w:val="000000"/>
      <w:kern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F91"/>
    <w:rPr>
      <w:color w:val="000000"/>
      <w:kern w:val="28"/>
    </w:rPr>
  </w:style>
  <w:style w:type="paragraph" w:styleId="Heading1">
    <w:name w:val="heading 1"/>
    <w:next w:val="Normal"/>
    <w:qFormat/>
    <w:rsid w:val="009B1EB1"/>
    <w:pPr>
      <w:outlineLvl w:val="0"/>
    </w:pPr>
    <w:rPr>
      <w:rFonts w:ascii="Lucida Sans Unicode" w:hAnsi="Lucida Sans Unicode" w:cs="Tahoma"/>
      <w:b/>
      <w:spacing w:val="20"/>
      <w:kern w:val="28"/>
      <w:sz w:val="56"/>
      <w:szCs w:val="56"/>
      <w:lang w:val="en"/>
    </w:rPr>
  </w:style>
  <w:style w:type="paragraph" w:styleId="Heading2">
    <w:name w:val="heading 2"/>
    <w:next w:val="Normal"/>
    <w:qFormat/>
    <w:rsid w:val="009B1EB1"/>
    <w:pPr>
      <w:keepNext/>
      <w:jc w:val="center"/>
      <w:outlineLvl w:val="1"/>
    </w:pPr>
    <w:rPr>
      <w:rFonts w:ascii="Lucida Sans Unicode" w:hAnsi="Lucida Sans Unicode" w:cs="Arial"/>
      <w:bCs/>
      <w:i/>
      <w:iCs/>
      <w:color w:val="FFFFFF"/>
      <w:spacing w:val="100"/>
      <w:kern w:val="28"/>
      <w:sz w:val="28"/>
      <w:szCs w:val="28"/>
    </w:rPr>
  </w:style>
  <w:style w:type="paragraph" w:styleId="Heading3">
    <w:name w:val="heading 3"/>
    <w:next w:val="Normal"/>
    <w:qFormat/>
    <w:rsid w:val="002F5063"/>
    <w:pPr>
      <w:keepNext/>
      <w:spacing w:before="240" w:after="60"/>
      <w:jc w:val="right"/>
      <w:outlineLvl w:val="2"/>
    </w:pPr>
    <w:rPr>
      <w:rFonts w:ascii="Tahoma" w:hAnsi="Tahoma" w:cs="Arial"/>
      <w:b/>
      <w:bCs/>
      <w:color w:val="000084"/>
      <w:spacing w:val="20"/>
      <w:kern w:val="28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sttext">
    <w:name w:val="list text"/>
    <w:rsid w:val="009B1EB1"/>
    <w:pPr>
      <w:numPr>
        <w:numId w:val="1"/>
      </w:numPr>
      <w:spacing w:before="100" w:beforeAutospacing="1" w:after="100" w:afterAutospacing="1" w:line="360" w:lineRule="auto"/>
    </w:pPr>
    <w:rPr>
      <w:rFonts w:ascii="Tahoma" w:hAnsi="Tahoma" w:cs="Arial"/>
      <w:spacing w:val="10"/>
      <w:kern w:val="28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38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86D"/>
    <w:rPr>
      <w:rFonts w:ascii="Tahoma" w:hAnsi="Tahoma" w:cs="Tahoma"/>
      <w:color w:val="000000"/>
      <w:kern w:val="28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6DA3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543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43A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43A6"/>
    <w:rPr>
      <w:color w:val="000000"/>
      <w:kern w:val="2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43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43A6"/>
    <w:rPr>
      <w:b/>
      <w:bCs/>
      <w:color w:val="000000"/>
      <w:kern w:val="28"/>
    </w:rPr>
  </w:style>
  <w:style w:type="paragraph" w:styleId="Revision">
    <w:name w:val="Revision"/>
    <w:hidden/>
    <w:uiPriority w:val="99"/>
    <w:semiHidden/>
    <w:rsid w:val="00A671AF"/>
    <w:rPr>
      <w:color w:val="000000"/>
      <w:kern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714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oilmoisture.tamu.edu/Data/Map/" TargetMode="External"/><Relationship Id="rId13" Type="http://schemas.openxmlformats.org/officeDocument/2006/relationships/image" Target="media/image10.png"/><Relationship Id="rId18" Type="http://schemas.openxmlformats.org/officeDocument/2006/relationships/hyperlink" Target="http://soilmoisture.tamu.edu/data/map/chart2.aspx?StationId=0270270513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5.emf"/><Relationship Id="rId7" Type="http://schemas.openxmlformats.org/officeDocument/2006/relationships/image" Target="media/image5.jp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://soilmoisture.tamu.edu/data/map/chart2.aspx?StationId=0270270513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4.jpeg"/><Relationship Id="rId11" Type="http://schemas.openxmlformats.org/officeDocument/2006/relationships/image" Target="media/image8.emf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gif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nnel.gonzales\AppData\Roaming\Microsoft\Templates\Agend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Agenda.dot</Template>
  <TotalTime>25</TotalTime>
  <Pages>8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College of Veterinary Medicine - Texas A&amp;M Univ.</Company>
  <LinksUpToDate>false</LinksUpToDate>
  <CharactersWithSpaces>2588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Jannel Gonzales</dc:creator>
  <cp:lastModifiedBy>McDonald, Yolanda</cp:lastModifiedBy>
  <cp:revision>4</cp:revision>
  <cp:lastPrinted>2014-02-17T20:43:00Z</cp:lastPrinted>
  <dcterms:created xsi:type="dcterms:W3CDTF">2014-02-24T04:10:00Z</dcterms:created>
  <dcterms:modified xsi:type="dcterms:W3CDTF">2014-02-24T04:44:00Z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TC060874161033</vt:lpwstr>
  </property>
</Properties>
</file>